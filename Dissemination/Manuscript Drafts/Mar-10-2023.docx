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AF1E8" w14:textId="507C48F9" w:rsidR="00661045" w:rsidRDefault="00DD78BD" w:rsidP="00713EE2">
      <w:pPr>
        <w:pStyle w:val="Articletitle"/>
      </w:pPr>
      <w:r w:rsidRPr="00DD78BD">
        <w:t>I’ve lost my ID(s)! Can I still test for a difference in means? A comparison of methods for partially matched data.</w:t>
      </w:r>
    </w:p>
    <w:p w14:paraId="37EF26B3" w14:textId="5AF64E9F" w:rsidR="00442B9C" w:rsidRDefault="00DD78BD" w:rsidP="009914A5">
      <w:pPr>
        <w:pStyle w:val="Authornames"/>
      </w:pPr>
      <w:r>
        <w:t xml:space="preserve">Raymond </w:t>
      </w:r>
      <w:proofErr w:type="spellStart"/>
      <w:r>
        <w:t>Pomponio</w:t>
      </w:r>
      <w:r w:rsidR="004F428E" w:rsidRPr="00394920">
        <w:rPr>
          <w:vertAlign w:val="superscript"/>
        </w:rPr>
        <w:t>a</w:t>
      </w:r>
      <w:proofErr w:type="spellEnd"/>
      <w:r w:rsidR="004F428E">
        <w:t>*</w:t>
      </w:r>
      <w:r w:rsidR="00527C76">
        <w:t>, Ryan</w:t>
      </w:r>
      <w:r w:rsidR="004F428E">
        <w:t xml:space="preserve"> </w:t>
      </w:r>
      <w:proofErr w:type="spellStart"/>
      <w:r w:rsidR="00527C76">
        <w:t>Peterson</w:t>
      </w:r>
      <w:r w:rsidR="00527C76" w:rsidRPr="00394920">
        <w:rPr>
          <w:vertAlign w:val="superscript"/>
        </w:rPr>
        <w:t>a</w:t>
      </w:r>
      <w:proofErr w:type="spellEnd"/>
      <w:r w:rsidR="00527C76">
        <w:t xml:space="preserve"> </w:t>
      </w:r>
      <w:r w:rsidR="004F428E">
        <w:t>and A.</w:t>
      </w:r>
      <w:r w:rsidR="005A1F54">
        <w:t> </w:t>
      </w:r>
      <w:r w:rsidR="004F428E">
        <w:t>N. Author</w:t>
      </w:r>
      <w:r w:rsidR="00DA3CD8">
        <w:t>(</w:t>
      </w:r>
      <w:r w:rsidR="00527C76">
        <w:t>s</w:t>
      </w:r>
      <w:r w:rsidR="00DA3CD8">
        <w:t>)</w:t>
      </w:r>
      <w:r w:rsidR="004F428E" w:rsidRPr="00394920">
        <w:rPr>
          <w:vertAlign w:val="superscript"/>
        </w:rPr>
        <w:t>b</w:t>
      </w:r>
    </w:p>
    <w:p w14:paraId="6CAC7D90" w14:textId="5FFF6968" w:rsidR="00997B0F" w:rsidRDefault="00B64FA3" w:rsidP="00A2360E">
      <w:pPr>
        <w:pStyle w:val="Affiliation"/>
      </w:pPr>
      <w:proofErr w:type="spellStart"/>
      <w:r w:rsidRPr="00394920">
        <w:rPr>
          <w:vertAlign w:val="superscript"/>
        </w:rPr>
        <w:t>a</w:t>
      </w:r>
      <w:r w:rsidR="00527C76" w:rsidRPr="00527C76">
        <w:t>Department</w:t>
      </w:r>
      <w:proofErr w:type="spellEnd"/>
      <w:r w:rsidR="00527C76" w:rsidRPr="00527C76">
        <w:t xml:space="preserve"> of Biostatistics and Informatics, Colorado School of Public Health, University of Colorado-Denver Anschutz Medical Campus, Aurora, CO</w:t>
      </w:r>
      <w:r>
        <w:t>;</w:t>
      </w:r>
      <w:r w:rsidRPr="003152C8">
        <w:t xml:space="preserve"> </w:t>
      </w:r>
      <w:proofErr w:type="spellStart"/>
      <w:r w:rsidRPr="00394920">
        <w:rPr>
          <w:vertAlign w:val="superscript"/>
        </w:rPr>
        <w:t>b</w:t>
      </w:r>
      <w:r>
        <w:t>Department</w:t>
      </w:r>
      <w:proofErr w:type="spellEnd"/>
      <w:r>
        <w:t>, University, City, Country</w:t>
      </w:r>
    </w:p>
    <w:p w14:paraId="3059E3AA" w14:textId="15BEAFC3" w:rsidR="000A4428" w:rsidRDefault="005C056D" w:rsidP="00527C76">
      <w:pPr>
        <w:pStyle w:val="Correspondencedetails"/>
      </w:pPr>
      <w:r>
        <w:t>*</w:t>
      </w:r>
      <w:r w:rsidR="00527C76">
        <w:t>Raymond Pomponio, Raymond.Pomponio@cuanschutz.edu</w:t>
      </w:r>
    </w:p>
    <w:p w14:paraId="037FCF65" w14:textId="77777777" w:rsidR="00C14585" w:rsidRDefault="00C14585" w:rsidP="005E2EEA">
      <w:pPr>
        <w:pStyle w:val="Notesoncontributors"/>
      </w:pPr>
      <w:commentRangeStart w:id="0"/>
      <w:r>
        <w:t>Provide short biographical notes on all contributors here if the journal requires them.</w:t>
      </w:r>
      <w:commentRangeEnd w:id="0"/>
      <w:r w:rsidR="00532C90">
        <w:rPr>
          <w:rStyle w:val="CommentReference"/>
        </w:rPr>
        <w:commentReference w:id="0"/>
      </w:r>
    </w:p>
    <w:p w14:paraId="594418FA" w14:textId="07C80AED" w:rsidR="00C246C5" w:rsidRDefault="00C14585" w:rsidP="009B24B5">
      <w:pPr>
        <w:pStyle w:val="Articletitle"/>
      </w:pPr>
      <w:r>
        <w:br w:type="page"/>
      </w:r>
      <w:r w:rsidR="005D5F99">
        <w:lastRenderedPageBreak/>
        <w:t>I’ve lost my ID(s)! Can I still test for a difference in means? A comparison of methods for partially matched data.</w:t>
      </w:r>
    </w:p>
    <w:p w14:paraId="247F0D02" w14:textId="65680C64" w:rsidR="00266354" w:rsidRDefault="00997B0F" w:rsidP="00E01BAA">
      <w:pPr>
        <w:pStyle w:val="Abstract"/>
      </w:pPr>
      <w:r w:rsidRPr="00711799">
        <w:t>T</w:t>
      </w:r>
      <w:r w:rsidR="00E07E14" w:rsidRPr="00711799">
        <w:t>ype or paste your abstract here as prescribed by the journal’s instructions for authors.</w:t>
      </w:r>
    </w:p>
    <w:p w14:paraId="3922C591" w14:textId="00E46F78" w:rsidR="0020415E" w:rsidRPr="0020415E" w:rsidRDefault="00997B0F" w:rsidP="00F30DFF">
      <w:pPr>
        <w:pStyle w:val="Keywords"/>
      </w:pPr>
      <w:r>
        <w:t xml:space="preserve">Keywords: </w:t>
      </w:r>
      <w:r w:rsidR="005D5F99">
        <w:t xml:space="preserve">t-test, unmatched data, </w:t>
      </w:r>
      <w:r w:rsidR="002F4151">
        <w:t xml:space="preserve">missing identifiers, </w:t>
      </w:r>
      <w:r w:rsidR="00B413F5">
        <w:t>record matching</w:t>
      </w:r>
      <w:r w:rsidR="003E00B2">
        <w:t>, paired data</w:t>
      </w:r>
    </w:p>
    <w:p w14:paraId="1A019AAA" w14:textId="7A75D64E" w:rsidR="00997B0F" w:rsidRDefault="005D5F99" w:rsidP="00106DAF">
      <w:pPr>
        <w:pStyle w:val="Heading1"/>
      </w:pPr>
      <w:r>
        <w:t>Introduction</w:t>
      </w:r>
    </w:p>
    <w:p w14:paraId="4A972B12" w14:textId="05D9A31A" w:rsidR="00997B0F" w:rsidRPr="005D5F99" w:rsidRDefault="005D5F99" w:rsidP="00CF0A1B">
      <w:pPr>
        <w:pStyle w:val="Paragraph"/>
        <w:rPr>
          <w:lang w:val="en-US"/>
        </w:rPr>
      </w:pPr>
      <w:commentRangeStart w:id="1"/>
      <w:commentRangeStart w:id="2"/>
      <w:r w:rsidRPr="005D5F99">
        <w:rPr>
          <w:lang w:val="en-US"/>
        </w:rPr>
        <w:t>It is common in biostatistics to test the equality of two means</w:t>
      </w:r>
      <w:commentRangeEnd w:id="1"/>
      <w:r w:rsidR="00A50554">
        <w:rPr>
          <w:rStyle w:val="CommentReference"/>
        </w:rPr>
        <w:commentReference w:id="1"/>
      </w:r>
      <w:commentRangeEnd w:id="2"/>
      <w:r w:rsidR="0048171A">
        <w:rPr>
          <w:rStyle w:val="CommentReference"/>
        </w:rPr>
        <w:commentReference w:id="2"/>
      </w:r>
      <w:r w:rsidRPr="005D5F99">
        <w:rPr>
          <w:lang w:val="en-US"/>
        </w:rPr>
        <w:t xml:space="preserve">. In study designs with two independent, normally distributed samples, Student’s </w:t>
      </w:r>
      <w:r w:rsidRPr="005D5F99">
        <w:rPr>
          <w:i/>
          <w:iCs/>
          <w:lang w:val="en-US"/>
        </w:rPr>
        <w:t>t</w:t>
      </w:r>
      <w:r w:rsidRPr="005D5F99">
        <w:rPr>
          <w:lang w:val="en-US"/>
        </w:rPr>
        <w:t xml:space="preserve">-test is appropriate. In study designs with paired samples, at least two approaches are available. First, the one-sample </w:t>
      </w:r>
      <w:r w:rsidRPr="005D5F99">
        <w:rPr>
          <w:i/>
          <w:iCs/>
          <w:lang w:val="en-US"/>
        </w:rPr>
        <w:t>t</w:t>
      </w:r>
      <w:r w:rsidRPr="005D5F99">
        <w:rPr>
          <w:lang w:val="en-US"/>
        </w:rPr>
        <w:t xml:space="preserve">-test can be applied to the unit-level differences between the first timepoint and the second timepoint, i.e., the change scores between timepoints. Second, although less popular, the two-sample </w:t>
      </w:r>
      <w:r w:rsidRPr="005D5F99">
        <w:rPr>
          <w:i/>
          <w:iCs/>
          <w:lang w:val="en-US"/>
        </w:rPr>
        <w:t>t</w:t>
      </w:r>
      <w:r w:rsidRPr="005D5F99">
        <w:rPr>
          <w:lang w:val="en-US"/>
        </w:rPr>
        <w:t>-test modified for correlated data can be used, assuming the correlation between timepoints is constant</w:t>
      </w:r>
      <w:r w:rsidR="0084665A">
        <w:rPr>
          <w:lang w:val="en-US"/>
        </w:rPr>
        <w:t xml:space="preserve"> and estimable</w:t>
      </w:r>
      <w:r w:rsidRPr="005D5F99">
        <w:rPr>
          <w:lang w:val="en-US"/>
        </w:rPr>
        <w:t xml:space="preserve">; see </w:t>
      </w:r>
      <w:sdt>
        <w:sdtPr>
          <w:rPr>
            <w:lang w:val="en-US"/>
          </w:rPr>
          <w:id w:val="1456224338"/>
          <w:citation/>
        </w:sdtPr>
        <w:sdtContent>
          <w:r w:rsidRPr="005D5F99">
            <w:rPr>
              <w:lang w:val="en-US"/>
            </w:rPr>
            <w:fldChar w:fldCharType="begin"/>
          </w:r>
          <w:r w:rsidRPr="005D5F99">
            <w:rPr>
              <w:lang w:val="en-US"/>
            </w:rPr>
            <w:instrText xml:space="preserve"> CITATION Don12 \l 1033 </w:instrText>
          </w:r>
          <w:r w:rsidRPr="005D5F99">
            <w:rPr>
              <w:lang w:val="en-US"/>
            </w:rPr>
            <w:fldChar w:fldCharType="separate"/>
          </w:r>
          <w:r w:rsidR="001D6354" w:rsidRPr="001D6354">
            <w:rPr>
              <w:noProof/>
              <w:lang w:val="en-US"/>
            </w:rPr>
            <w:t>[1]</w:t>
          </w:r>
          <w:r w:rsidRPr="005D5F99">
            <w:fldChar w:fldCharType="end"/>
          </w:r>
        </w:sdtContent>
      </w:sdt>
      <w:r w:rsidRPr="005D5F99">
        <w:rPr>
          <w:lang w:val="en-US"/>
        </w:rPr>
        <w:t xml:space="preserve">. This work adapts the latter version of the </w:t>
      </w:r>
      <w:r w:rsidRPr="005D5F99">
        <w:rPr>
          <w:i/>
          <w:iCs/>
          <w:lang w:val="en-US"/>
        </w:rPr>
        <w:t>t</w:t>
      </w:r>
      <w:r w:rsidRPr="005D5F99">
        <w:rPr>
          <w:lang w:val="en-US"/>
        </w:rPr>
        <w:t>-test to address the challenge of paired samples with missing unit-level identifiers, a type of data we refer to as paired but unmatched.</w:t>
      </w:r>
    </w:p>
    <w:p w14:paraId="0E14E287" w14:textId="7BC27B4D" w:rsidR="005D5F99" w:rsidRPr="005D5F99" w:rsidRDefault="005D5F99" w:rsidP="005D5F99">
      <w:pPr>
        <w:pStyle w:val="Newparagraph"/>
        <w:rPr>
          <w:lang w:val="en-US"/>
        </w:rPr>
      </w:pPr>
      <w:r w:rsidRPr="005D5F99">
        <w:rPr>
          <w:lang w:val="en-US"/>
        </w:rPr>
        <w:t>Several methods have been developed to test the equality of means in study designs that include a hybrid of independent samples and paired samples; in biostatistics such data often arise from dropout between timepoints. These methods involve tests based on modified maximum likelihood, multiple imputation procedure</w:t>
      </w:r>
      <w:r w:rsidR="00440FAC">
        <w:rPr>
          <w:lang w:val="en-US"/>
        </w:rPr>
        <w:t>s</w:t>
      </w:r>
      <w:r w:rsidRPr="005D5F99">
        <w:rPr>
          <w:lang w:val="en-US"/>
        </w:rPr>
        <w:t xml:space="preserve">, or pooling statistics across paired and independent subsets of data. See, for example </w:t>
      </w:r>
      <w:sdt>
        <w:sdtPr>
          <w:rPr>
            <w:lang w:val="en-US"/>
          </w:rPr>
          <w:id w:val="-1107810535"/>
          <w:citation/>
        </w:sdtPr>
        <w:sdtContent>
          <w:r w:rsidRPr="005D5F99">
            <w:rPr>
              <w:lang w:val="en-US"/>
            </w:rPr>
            <w:fldChar w:fldCharType="begin"/>
          </w:r>
          <w:r w:rsidRPr="005D5F99">
            <w:rPr>
              <w:lang w:val="en-US"/>
            </w:rPr>
            <w:instrText xml:space="preserve"> CITATION Guo17 \l 1033 </w:instrText>
          </w:r>
          <w:r w:rsidRPr="005D5F99">
            <w:rPr>
              <w:lang w:val="en-US"/>
            </w:rPr>
            <w:fldChar w:fldCharType="separate"/>
          </w:r>
          <w:r w:rsidR="001D6354" w:rsidRPr="001D6354">
            <w:rPr>
              <w:noProof/>
              <w:lang w:val="en-US"/>
            </w:rPr>
            <w:t>[2]</w:t>
          </w:r>
          <w:r w:rsidRPr="005D5F99">
            <w:fldChar w:fldCharType="end"/>
          </w:r>
        </w:sdtContent>
      </w:sdt>
      <w:sdt>
        <w:sdtPr>
          <w:rPr>
            <w:lang w:val="en-US"/>
          </w:rPr>
          <w:id w:val="-544060042"/>
          <w:citation/>
        </w:sdtPr>
        <w:sdtContent>
          <w:r w:rsidRPr="005D5F99">
            <w:rPr>
              <w:lang w:val="en-US"/>
            </w:rPr>
            <w:fldChar w:fldCharType="begin"/>
          </w:r>
          <w:r w:rsidRPr="005D5F99">
            <w:rPr>
              <w:lang w:val="en-US"/>
            </w:rPr>
            <w:instrText xml:space="preserve"> CITATION Lin74 \l 1033 </w:instrText>
          </w:r>
          <w:r w:rsidRPr="005D5F99">
            <w:rPr>
              <w:lang w:val="en-US"/>
            </w:rPr>
            <w:fldChar w:fldCharType="separate"/>
          </w:r>
          <w:r w:rsidR="001D6354">
            <w:rPr>
              <w:noProof/>
              <w:lang w:val="en-US"/>
            </w:rPr>
            <w:t xml:space="preserve"> </w:t>
          </w:r>
          <w:r w:rsidR="001D6354" w:rsidRPr="001D6354">
            <w:rPr>
              <w:noProof/>
              <w:lang w:val="en-US"/>
            </w:rPr>
            <w:t>[3]</w:t>
          </w:r>
          <w:r w:rsidRPr="005D5F99">
            <w:fldChar w:fldCharType="end"/>
          </w:r>
        </w:sdtContent>
      </w:sdt>
      <w:sdt>
        <w:sdtPr>
          <w:rPr>
            <w:lang w:val="en-US"/>
          </w:rPr>
          <w:id w:val="-1468281600"/>
          <w:citation/>
        </w:sdtPr>
        <w:sdtContent>
          <w:r w:rsidRPr="005D5F99">
            <w:rPr>
              <w:lang w:val="en-US"/>
            </w:rPr>
            <w:fldChar w:fldCharType="begin"/>
          </w:r>
          <w:r w:rsidRPr="005D5F99">
            <w:rPr>
              <w:lang w:val="en-US"/>
            </w:rPr>
            <w:instrText xml:space="preserve"> CITATION Sam14 \l 1033 </w:instrText>
          </w:r>
          <w:r w:rsidRPr="005D5F99">
            <w:rPr>
              <w:lang w:val="en-US"/>
            </w:rPr>
            <w:fldChar w:fldCharType="separate"/>
          </w:r>
          <w:r w:rsidR="001D6354">
            <w:rPr>
              <w:noProof/>
              <w:lang w:val="en-US"/>
            </w:rPr>
            <w:t xml:space="preserve"> </w:t>
          </w:r>
          <w:r w:rsidR="001D6354" w:rsidRPr="001D6354">
            <w:rPr>
              <w:noProof/>
              <w:lang w:val="en-US"/>
            </w:rPr>
            <w:t>[4]</w:t>
          </w:r>
          <w:r w:rsidRPr="005D5F99">
            <w:fldChar w:fldCharType="end"/>
          </w:r>
        </w:sdtContent>
      </w:sdt>
      <w:r w:rsidRPr="005D5F99">
        <w:rPr>
          <w:lang w:val="en-US"/>
        </w:rPr>
        <w:t>. This type of data has been referred to as partially paired, or partially correlated.</w:t>
      </w:r>
    </w:p>
    <w:p w14:paraId="52430C57" w14:textId="02A9A37A" w:rsidR="005D5F99" w:rsidRPr="005D5F99" w:rsidRDefault="005D5F99" w:rsidP="005D5F99">
      <w:pPr>
        <w:pStyle w:val="Newparagraph"/>
        <w:rPr>
          <w:lang w:val="en-US"/>
        </w:rPr>
      </w:pPr>
      <w:r w:rsidRPr="005D5F99">
        <w:rPr>
          <w:lang w:val="en-US"/>
        </w:rPr>
        <w:t xml:space="preserve">However, aside from dropout, a different mechanism of missingness can lead to unmatched data, that is, when unit-level identifiers have been lost or withheld for anonymity. For example, an employer may survey its employees both before and after </w:t>
      </w:r>
      <w:r w:rsidRPr="005D5F99">
        <w:rPr>
          <w:lang w:val="en-US"/>
        </w:rPr>
        <w:lastRenderedPageBreak/>
        <w:t xml:space="preserve">an intervention, but for confidentiality reasons, the employer may make the collection of identifiers optional. </w:t>
      </w:r>
      <w:r w:rsidR="0020465F">
        <w:rPr>
          <w:lang w:val="en-US"/>
        </w:rPr>
        <w:t>More generally, a</w:t>
      </w:r>
      <w:r w:rsidR="0071174E">
        <w:rPr>
          <w:lang w:val="en-US"/>
        </w:rPr>
        <w:t xml:space="preserve">nonymity </w:t>
      </w:r>
      <w:r w:rsidR="00302F55">
        <w:rPr>
          <w:lang w:val="en-US"/>
        </w:rPr>
        <w:t>(or pseudo-anonymity</w:t>
      </w:r>
      <w:r w:rsidR="0025213C">
        <w:rPr>
          <w:lang w:val="en-US"/>
        </w:rPr>
        <w:t>, where participants optionally volunteer identifying information</w:t>
      </w:r>
      <w:r w:rsidR="00302F55">
        <w:rPr>
          <w:lang w:val="en-US"/>
        </w:rPr>
        <w:t xml:space="preserve">) </w:t>
      </w:r>
      <w:r w:rsidR="00FF1E7A">
        <w:rPr>
          <w:lang w:val="en-US"/>
        </w:rPr>
        <w:t xml:space="preserve">may be advised or </w:t>
      </w:r>
      <w:r w:rsidR="003F2E60">
        <w:rPr>
          <w:lang w:val="en-US"/>
        </w:rPr>
        <w:t xml:space="preserve">required for legal or ethical reasons. </w:t>
      </w:r>
      <w:r w:rsidR="00A6754B">
        <w:rPr>
          <w:lang w:val="en-US"/>
        </w:rPr>
        <w:t xml:space="preserve">However, unmatched </w:t>
      </w:r>
      <w:r w:rsidR="00BA6511">
        <w:rPr>
          <w:lang w:val="en-US"/>
        </w:rPr>
        <w:t xml:space="preserve">data in this setting </w:t>
      </w:r>
      <w:r w:rsidR="00A6754B">
        <w:rPr>
          <w:lang w:val="en-US"/>
        </w:rPr>
        <w:t xml:space="preserve">does not </w:t>
      </w:r>
      <w:r w:rsidR="00624718">
        <w:rPr>
          <w:lang w:val="en-US"/>
        </w:rPr>
        <w:t xml:space="preserve">confer </w:t>
      </w:r>
      <w:r w:rsidR="00BA6511">
        <w:rPr>
          <w:lang w:val="en-US"/>
        </w:rPr>
        <w:t xml:space="preserve">independence, </w:t>
      </w:r>
      <w:r w:rsidR="00624718">
        <w:rPr>
          <w:lang w:val="en-US"/>
        </w:rPr>
        <w:t xml:space="preserve">in fact we will often expect high degrees of </w:t>
      </w:r>
      <w:r w:rsidR="00E563C7">
        <w:rPr>
          <w:lang w:val="en-US"/>
        </w:rPr>
        <w:t xml:space="preserve">unmeasurable </w:t>
      </w:r>
      <w:r w:rsidR="00624718">
        <w:rPr>
          <w:lang w:val="en-US"/>
        </w:rPr>
        <w:t>correlation</w:t>
      </w:r>
      <w:r w:rsidR="00A6754B">
        <w:rPr>
          <w:lang w:val="en-US"/>
        </w:rPr>
        <w:t xml:space="preserve">. </w:t>
      </w:r>
      <w:r w:rsidR="009519B9">
        <w:rPr>
          <w:lang w:val="en-US"/>
        </w:rPr>
        <w:t xml:space="preserve">This </w:t>
      </w:r>
      <w:r w:rsidR="0077331B">
        <w:rPr>
          <w:lang w:val="en-US"/>
        </w:rPr>
        <w:t>type of s</w:t>
      </w:r>
      <w:r w:rsidRPr="005D5F99">
        <w:rPr>
          <w:lang w:val="en-US"/>
        </w:rPr>
        <w:t>tudy design</w:t>
      </w:r>
      <w:r w:rsidR="0077331B">
        <w:rPr>
          <w:lang w:val="en-US"/>
        </w:rPr>
        <w:t>,</w:t>
      </w:r>
      <w:r w:rsidRPr="005D5F99">
        <w:rPr>
          <w:lang w:val="en-US"/>
        </w:rPr>
        <w:t xml:space="preserve"> with paired but unmatched samples</w:t>
      </w:r>
      <w:r w:rsidR="0077331B">
        <w:rPr>
          <w:lang w:val="en-US"/>
        </w:rPr>
        <w:t>,</w:t>
      </w:r>
      <w:r w:rsidRPr="005D5F99">
        <w:rPr>
          <w:lang w:val="en-US"/>
        </w:rPr>
        <w:t xml:space="preserve"> </w:t>
      </w:r>
      <w:r w:rsidR="0077331B" w:rsidRPr="005D5F99">
        <w:rPr>
          <w:lang w:val="en-US"/>
        </w:rPr>
        <w:t>ha</w:t>
      </w:r>
      <w:r w:rsidR="0077331B">
        <w:rPr>
          <w:lang w:val="en-US"/>
        </w:rPr>
        <w:t>s</w:t>
      </w:r>
      <w:r w:rsidR="0077331B" w:rsidRPr="005D5F99">
        <w:rPr>
          <w:lang w:val="en-US"/>
        </w:rPr>
        <w:t xml:space="preserve"> </w:t>
      </w:r>
      <w:r w:rsidRPr="005D5F99">
        <w:rPr>
          <w:lang w:val="en-US"/>
        </w:rPr>
        <w:t>received relatively less attention</w:t>
      </w:r>
      <w:r w:rsidR="0077331B">
        <w:rPr>
          <w:lang w:val="en-US"/>
        </w:rPr>
        <w:t>.</w:t>
      </w:r>
      <w:r w:rsidRPr="005D5F99">
        <w:rPr>
          <w:lang w:val="en-US"/>
        </w:rPr>
        <w:t xml:space="preserve"> </w:t>
      </w:r>
      <w:r w:rsidR="0077331B">
        <w:rPr>
          <w:lang w:val="en-US"/>
        </w:rPr>
        <w:t>I</w:t>
      </w:r>
      <w:r w:rsidRPr="005D5F99">
        <w:rPr>
          <w:lang w:val="en-US"/>
        </w:rPr>
        <w:t>n this work, we aim to provide guidance on testing the equality of means in such datasets.</w:t>
      </w:r>
    </w:p>
    <w:p w14:paraId="713D4164" w14:textId="1140D76B" w:rsidR="005D5F99" w:rsidRPr="005D5F99" w:rsidRDefault="005D5F99" w:rsidP="005D5F99">
      <w:pPr>
        <w:pStyle w:val="Newparagraph"/>
        <w:rPr>
          <w:lang w:val="en-US"/>
        </w:rPr>
      </w:pPr>
      <w:r w:rsidRPr="005D5F99">
        <w:rPr>
          <w:lang w:val="en-US"/>
        </w:rPr>
        <w:t xml:space="preserve">Unmatched data present a challenge for testing the equality of means. The one-sample </w:t>
      </w:r>
      <w:r w:rsidRPr="005D5F99">
        <w:rPr>
          <w:i/>
          <w:iCs/>
          <w:lang w:val="en-US"/>
        </w:rPr>
        <w:t>t</w:t>
      </w:r>
      <w:r w:rsidRPr="005D5F99">
        <w:rPr>
          <w:lang w:val="en-US"/>
        </w:rPr>
        <w:t xml:space="preserve">-test cannot be used, due to the inability to match samples and calculate change scores. Using Student’s </w:t>
      </w:r>
      <w:r w:rsidR="0077331B">
        <w:rPr>
          <w:lang w:val="en-US"/>
        </w:rPr>
        <w:t xml:space="preserve">two-sample </w:t>
      </w:r>
      <w:r w:rsidRPr="005D5F99">
        <w:rPr>
          <w:lang w:val="en-US"/>
        </w:rPr>
        <w:softHyphen/>
      </w:r>
      <w:r w:rsidRPr="005D5F99">
        <w:rPr>
          <w:i/>
          <w:iCs/>
          <w:lang w:val="en-US"/>
        </w:rPr>
        <w:t>t</w:t>
      </w:r>
      <w:r w:rsidRPr="005D5F99">
        <w:rPr>
          <w:lang w:val="en-US"/>
        </w:rPr>
        <w:t xml:space="preserve">-test </w:t>
      </w:r>
      <w:r w:rsidR="0084665A">
        <w:rPr>
          <w:lang w:val="en-US"/>
        </w:rPr>
        <w:t>assumes</w:t>
      </w:r>
      <w:r w:rsidRPr="005D5F99">
        <w:rPr>
          <w:lang w:val="en-US"/>
        </w:rPr>
        <w:t xml:space="preserve"> samples are uncorrelated, which is an unrealistic assumption of repeated measures in biostatistics. One available alternative involves calculating the minimum possible correlation coefficient given the observed data; this </w:t>
      </w:r>
      <w:r w:rsidR="001C328D">
        <w:rPr>
          <w:lang w:val="en-US"/>
        </w:rPr>
        <w:t>‘</w:t>
      </w:r>
      <w:r w:rsidR="00203A1E">
        <w:rPr>
          <w:lang w:val="en-US"/>
        </w:rPr>
        <w:t>worst-case</w:t>
      </w:r>
      <w:r w:rsidR="001C328D">
        <w:rPr>
          <w:lang w:val="en-US"/>
        </w:rPr>
        <w:t>’</w:t>
      </w:r>
      <w:r w:rsidR="00203A1E">
        <w:rPr>
          <w:lang w:val="en-US"/>
        </w:rPr>
        <w:t xml:space="preserve"> </w:t>
      </w:r>
      <w:r w:rsidRPr="005D5F99">
        <w:rPr>
          <w:lang w:val="en-US"/>
        </w:rPr>
        <w:t xml:space="preserve">value can be used as the estimated correlation in the two-sample </w:t>
      </w:r>
      <w:r w:rsidRPr="005D5F99">
        <w:rPr>
          <w:i/>
          <w:iCs/>
          <w:lang w:val="en-US"/>
        </w:rPr>
        <w:t>t</w:t>
      </w:r>
      <w:r w:rsidRPr="005D5F99">
        <w:rPr>
          <w:lang w:val="en-US"/>
        </w:rPr>
        <w:t>-test modified for correlated data. However, this approach yields a maximally conservative test and is poorly powered.</w:t>
      </w:r>
    </w:p>
    <w:p w14:paraId="560286B9" w14:textId="5453023C" w:rsidR="005D5F99" w:rsidRDefault="005D5F99" w:rsidP="005D5F99">
      <w:pPr>
        <w:pStyle w:val="Newparagraph"/>
        <w:rPr>
          <w:lang w:val="en-US"/>
        </w:rPr>
      </w:pPr>
      <w:r w:rsidRPr="005D5F99">
        <w:rPr>
          <w:lang w:val="en-US"/>
        </w:rPr>
        <w:t>In cases where even a small number of samples are matched, an opportunity exists to use the matched pairs to inform an estimate of the correlation between all pairs. We focus on the case where a subset of samples can be matched, and we refer to this type of data as partially matched. Future work may devote attention to entirely unmatched data, though we note the difficulty in dealing with that type of data lies in estimating a correlation without any paired samples.</w:t>
      </w:r>
    </w:p>
    <w:p w14:paraId="0F898D25" w14:textId="56A8D459" w:rsidR="005D5F99" w:rsidRDefault="005D5F99" w:rsidP="001A62FB">
      <w:pPr>
        <w:pStyle w:val="Newparagraph"/>
        <w:jc w:val="center"/>
        <w:rPr>
          <w:lang w:val="en-US"/>
        </w:rPr>
      </w:pPr>
      <w:r>
        <w:rPr>
          <w:lang w:val="en-US"/>
        </w:rPr>
        <w:t>[Figure 1 here]</w:t>
      </w:r>
    </w:p>
    <w:p w14:paraId="245C3E0A" w14:textId="2489D54D" w:rsidR="00997B0F" w:rsidRPr="005D5F99" w:rsidRDefault="005D5F99" w:rsidP="005D5F99">
      <w:pPr>
        <w:pStyle w:val="Newparagraph"/>
        <w:rPr>
          <w:lang w:val="en-US"/>
        </w:rPr>
      </w:pPr>
      <w:r w:rsidRPr="005D5F99">
        <w:rPr>
          <w:lang w:val="en-US"/>
        </w:rPr>
        <w:t xml:space="preserve">Our study is motivated by our application, a dataset in which survey responses were collected from 149 physicians both before and after an educational intervention. </w:t>
      </w:r>
      <w:r w:rsidRPr="005D5F99">
        <w:rPr>
          <w:lang w:val="en-US"/>
        </w:rPr>
        <w:lastRenderedPageBreak/>
        <w:t>Of those, 69 (46%) physicians were assigned to a ‘control’ group. The collection of identifiers was made optional through survey field</w:t>
      </w:r>
      <w:r w:rsidR="001C328D">
        <w:rPr>
          <w:lang w:val="en-US"/>
        </w:rPr>
        <w:t>s</w:t>
      </w:r>
      <w:r w:rsidRPr="005D5F99">
        <w:rPr>
          <w:lang w:val="en-US"/>
        </w:rPr>
        <w:t xml:space="preserve"> in which one could enter the </w:t>
      </w:r>
      <w:r w:rsidR="001C328D">
        <w:rPr>
          <w:lang w:val="en-US"/>
        </w:rPr>
        <w:t xml:space="preserve">first letter of one’s paternal last name, the first letter of one’s maternal last name, the last two digits of one’s phone number, and the last two numbers of one’s </w:t>
      </w:r>
      <w:commentRangeStart w:id="3"/>
      <w:r w:rsidR="001C328D">
        <w:rPr>
          <w:lang w:val="en-US"/>
        </w:rPr>
        <w:t>DNI</w:t>
      </w:r>
      <w:commentRangeEnd w:id="3"/>
      <w:r w:rsidR="0011296E">
        <w:rPr>
          <w:rStyle w:val="CommentReference"/>
        </w:rPr>
        <w:commentReference w:id="3"/>
      </w:r>
      <w:r w:rsidR="001C328D">
        <w:rPr>
          <w:lang w:val="en-US"/>
        </w:rPr>
        <w:t xml:space="preserve">. </w:t>
      </w:r>
      <w:r w:rsidRPr="005D5F99">
        <w:rPr>
          <w:lang w:val="en-US"/>
        </w:rPr>
        <w:t>Within the intervention group, 9 (11%) survey responses were matched on the optional identifier. In the control group, 10 (14%) survey responses were matched. The application provided an example of partially matched data. We sought to identify a well powered test for the equality of means between the pre- and post- intervention timepoints for the intervention and control groups separately, while controlling Type I error</w:t>
      </w:r>
      <w:r w:rsidR="00F724A6">
        <w:rPr>
          <w:lang w:val="en-US"/>
        </w:rPr>
        <w:t xml:space="preserve"> rate</w:t>
      </w:r>
      <w:r w:rsidRPr="005D5F99">
        <w:rPr>
          <w:lang w:val="en-US"/>
        </w:rPr>
        <w:t xml:space="preserve"> at a nominal level.</w:t>
      </w:r>
    </w:p>
    <w:p w14:paraId="000ACC06" w14:textId="5C6C881E" w:rsidR="005D5F99" w:rsidRDefault="005D5F99" w:rsidP="005D5F99">
      <w:pPr>
        <w:pStyle w:val="Heading1"/>
      </w:pPr>
      <w:r>
        <w:t>Methods</w:t>
      </w:r>
    </w:p>
    <w:p w14:paraId="586291BE" w14:textId="2CE2AAB4" w:rsidR="005D5F99" w:rsidRPr="005D5F99" w:rsidRDefault="005D5F99" w:rsidP="005D5F99">
      <w:pPr>
        <w:pStyle w:val="Heading2"/>
      </w:pPr>
      <w:r>
        <w:t>Notation / Definitions</w:t>
      </w:r>
    </w:p>
    <w:p w14:paraId="3941B43C" w14:textId="2D8D8064" w:rsidR="005D5F99" w:rsidRPr="00573867" w:rsidRDefault="00573867" w:rsidP="005D5F99">
      <w:pPr>
        <w:pStyle w:val="Paragraph"/>
        <w:rPr>
          <w:lang w:val="en-US"/>
        </w:rPr>
      </w:pPr>
      <w:r w:rsidRPr="00573867">
        <w:rPr>
          <w:lang w:val="en-US"/>
        </w:rPr>
        <w:t xml:space="preserve">Let </w:t>
      </w:r>
      <m:oMath>
        <m:r>
          <m:rPr>
            <m:sty m:val="p"/>
          </m:rPr>
          <w:rPr>
            <w:rFonts w:ascii="Cambria Math" w:hAnsi="Cambria Math"/>
            <w:lang w:val="en-US"/>
          </w:rPr>
          <m:t>ρ</m:t>
        </m:r>
      </m:oMath>
      <w:r w:rsidRPr="00573867">
        <w:rPr>
          <w:lang w:val="en-US"/>
        </w:rPr>
        <w:t xml:space="preserve"> denote the true, unobserved correlation between</w:t>
      </w:r>
      <w:r w:rsidR="00BA144F">
        <w:rPr>
          <w:lang w:val="en-US"/>
        </w:rPr>
        <w:t xml:space="preserve"> pre- and post-intervention scores, denoted by</w:t>
      </w:r>
      <w:r w:rsidRPr="00573867">
        <w:rPr>
          <w:lang w:val="en-US"/>
        </w:rPr>
        <w:t xml:space="preserve"> </w:t>
      </w:r>
      <w:r w:rsidRPr="00573867">
        <w:rPr>
          <w:b/>
          <w:bCs/>
          <w:lang w:val="en-US"/>
        </w:rPr>
        <w:t>X</w:t>
      </w:r>
      <w:r w:rsidRPr="00573867">
        <w:rPr>
          <w:lang w:val="en-US"/>
        </w:rPr>
        <w:t xml:space="preserve"> and </w:t>
      </w:r>
      <w:r w:rsidRPr="00573867">
        <w:rPr>
          <w:b/>
          <w:bCs/>
          <w:lang w:val="en-US"/>
        </w:rPr>
        <w:t>Y</w:t>
      </w:r>
      <w:r w:rsidR="00BA144F" w:rsidRPr="00BA144F">
        <w:rPr>
          <w:lang w:val="en-US"/>
        </w:rPr>
        <w:t>, respectively</w:t>
      </w:r>
      <w:r w:rsidRPr="00573867">
        <w:rPr>
          <w:lang w:val="en-US"/>
        </w:rPr>
        <w:t xml:space="preserve">. We draw </w:t>
      </w:r>
      <w:r w:rsidRPr="00573867">
        <w:rPr>
          <w:i/>
          <w:iCs/>
          <w:lang w:val="en-US"/>
        </w:rPr>
        <w:t>n</w:t>
      </w:r>
      <w:r w:rsidRPr="00573867">
        <w:rPr>
          <w:lang w:val="en-US"/>
        </w:rPr>
        <w:t xml:space="preserve"> paired samples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n</m:t>
                </m:r>
              </m:sub>
            </m:sSub>
          </m:e>
        </m:d>
      </m:oMath>
      <w:r w:rsidRPr="00573867">
        <w:rPr>
          <w:lang w:val="en-US"/>
        </w:rPr>
        <w:t xml:space="preserve">, each of which represents a unit-level observation. Because data are paired but partially matched, we only observe matched pairs </w:t>
      </w:r>
      <w:proofErr w:type="spellStart"/>
      <w:r w:rsidRPr="00573867">
        <w:rPr>
          <w:lang w:val="en-US"/>
        </w:rPr>
        <w:t xml:space="preserve">for </w:t>
      </w:r>
      <w:r w:rsidRPr="00573867">
        <w:rPr>
          <w:i/>
          <w:iCs/>
          <w:lang w:val="en-US"/>
        </w:rPr>
        <w:t>m</w:t>
      </w:r>
      <w:proofErr w:type="spellEnd"/>
      <w:r w:rsidRPr="00573867">
        <w:rPr>
          <w:lang w:val="en-US"/>
        </w:rPr>
        <w:t xml:space="preserve"> samples, and the remaining </w:t>
      </w:r>
      <w:r w:rsidRPr="00573867">
        <w:rPr>
          <w:i/>
          <w:iCs/>
          <w:lang w:val="en-US"/>
        </w:rPr>
        <w:t>n – m</w:t>
      </w:r>
      <w:r w:rsidRPr="00573867">
        <w:rPr>
          <w:lang w:val="en-US"/>
        </w:rPr>
        <w:t xml:space="preserve"> paired samples are unmatched. For unmatched samples we cannot identify which observation in </w:t>
      </w:r>
      <m:oMath>
        <m:r>
          <w:rPr>
            <w:rFonts w:ascii="Cambria Math" w:hAnsi="Cambria Math"/>
            <w:lang w:val="en-US"/>
          </w:rPr>
          <m:t>X</m:t>
        </m:r>
      </m:oMath>
      <w:r w:rsidRPr="00573867">
        <w:rPr>
          <w:lang w:val="en-US"/>
        </w:rPr>
        <w:t xml:space="preserve"> corresponds to its pair in </w:t>
      </w:r>
      <m:oMath>
        <m:r>
          <w:rPr>
            <w:rFonts w:ascii="Cambria Math" w:hAnsi="Cambria Math"/>
            <w:lang w:val="en-US"/>
          </w:rPr>
          <m:t>Y</m:t>
        </m:r>
      </m:oMath>
      <w:r w:rsidRPr="00573867">
        <w:rPr>
          <w:lang w:val="en-US"/>
        </w:rPr>
        <w:t xml:space="preserve">. Our aim is to evaluate the difference in means, </w:t>
      </w:r>
      <m:oMath>
        <m:r>
          <m:rPr>
            <m:sty m:val="p"/>
          </m:rPr>
          <w:rPr>
            <w:rFonts w:ascii="Cambria Math" w:hAnsi="Cambria Math"/>
            <w:lang w:val="en-US"/>
          </w:rPr>
          <m:t>δ</m:t>
        </m:r>
      </m:oMath>
      <w:r w:rsidRPr="00573867">
        <w:rPr>
          <w:lang w:val="en-US"/>
        </w:rPr>
        <w:t xml:space="preserve">, between </w:t>
      </w:r>
      <w:r w:rsidRPr="00573867">
        <w:rPr>
          <w:b/>
          <w:bCs/>
          <w:lang w:val="en-US"/>
        </w:rPr>
        <w:t>X</w:t>
      </w:r>
      <w:r w:rsidRPr="00573867">
        <w:rPr>
          <w:lang w:val="en-US"/>
        </w:rPr>
        <w:t xml:space="preserve"> and </w:t>
      </w:r>
      <w:r w:rsidRPr="00573867">
        <w:rPr>
          <w:b/>
          <w:bCs/>
          <w:lang w:val="en-US"/>
        </w:rPr>
        <w:t>Y</w:t>
      </w:r>
      <w:r w:rsidRPr="00573867">
        <w:rPr>
          <w:lang w:val="en-US"/>
        </w:rPr>
        <w:t>.</w:t>
      </w:r>
    </w:p>
    <w:p w14:paraId="1D2A32A6" w14:textId="3AA8A795" w:rsidR="00573867" w:rsidRDefault="00573867" w:rsidP="00573867">
      <w:pPr>
        <w:pStyle w:val="Newparagraph"/>
        <w:rPr>
          <w:lang w:val="en-US"/>
        </w:rPr>
      </w:pPr>
      <w:r w:rsidRPr="00573867">
        <w:rPr>
          <w:lang w:val="en-US"/>
        </w:rPr>
        <w:t xml:space="preserve">Assuming </w:t>
      </w:r>
      <w:r w:rsidRPr="00573867">
        <w:rPr>
          <w:b/>
          <w:bCs/>
          <w:lang w:val="en-US"/>
        </w:rPr>
        <w:t>X</w:t>
      </w:r>
      <w:r w:rsidRPr="00573867">
        <w:rPr>
          <w:lang w:val="en-US"/>
        </w:rPr>
        <w:t xml:space="preserve"> and </w:t>
      </w:r>
      <w:r w:rsidRPr="00573867">
        <w:rPr>
          <w:b/>
          <w:bCs/>
          <w:lang w:val="en-US"/>
        </w:rPr>
        <w:t>Y</w:t>
      </w:r>
      <w:r w:rsidRPr="00573867">
        <w:rPr>
          <w:lang w:val="en-US"/>
        </w:rPr>
        <w:t xml:space="preserve"> are normally distributed, and the variance of </w:t>
      </w:r>
      <w:r w:rsidRPr="00573867">
        <w:rPr>
          <w:b/>
          <w:bCs/>
          <w:lang w:val="en-US"/>
        </w:rPr>
        <w:t>X</w:t>
      </w:r>
      <w:r w:rsidRPr="00573867">
        <w:rPr>
          <w:lang w:val="en-US"/>
        </w:rPr>
        <w:t xml:space="preserve"> and </w:t>
      </w:r>
      <w:r w:rsidRPr="00573867">
        <w:rPr>
          <w:b/>
          <w:bCs/>
          <w:lang w:val="en-US"/>
        </w:rPr>
        <w:t>Y</w:t>
      </w:r>
      <w:r w:rsidRPr="00573867">
        <w:rPr>
          <w:lang w:val="en-US"/>
        </w:rPr>
        <w:t xml:space="preserve"> are equal, we have the following formula for the two-sample </w:t>
      </w:r>
      <w:r w:rsidRPr="00573867">
        <w:rPr>
          <w:i/>
          <w:iCs/>
          <w:lang w:val="en-US"/>
        </w:rPr>
        <w:t>t</w:t>
      </w:r>
      <w:r w:rsidRPr="00573867">
        <w:rPr>
          <w:lang w:val="en-US"/>
        </w:rPr>
        <w:t>-test modified for correlated data, from</w:t>
      </w:r>
      <w:sdt>
        <w:sdtPr>
          <w:rPr>
            <w:lang w:val="en-US"/>
          </w:rPr>
          <w:id w:val="-205023093"/>
          <w:citation/>
        </w:sdtPr>
        <w:sdtContent>
          <w:r w:rsidRPr="00573867">
            <w:rPr>
              <w:lang w:val="en-US"/>
            </w:rPr>
            <w:fldChar w:fldCharType="begin"/>
          </w:r>
          <w:r w:rsidRPr="00573867">
            <w:rPr>
              <w:lang w:val="en-US"/>
            </w:rPr>
            <w:instrText xml:space="preserve"> CITATION Don12 \l 1033 </w:instrText>
          </w:r>
          <w:r w:rsidRPr="00573867">
            <w:rPr>
              <w:lang w:val="en-US"/>
            </w:rPr>
            <w:fldChar w:fldCharType="separate"/>
          </w:r>
          <w:r w:rsidR="001D6354">
            <w:rPr>
              <w:noProof/>
              <w:lang w:val="en-US"/>
            </w:rPr>
            <w:t xml:space="preserve"> </w:t>
          </w:r>
          <w:r w:rsidR="001D6354" w:rsidRPr="001D6354">
            <w:rPr>
              <w:noProof/>
              <w:lang w:val="en-US"/>
            </w:rPr>
            <w:t>[1]</w:t>
          </w:r>
          <w:r w:rsidRPr="00573867">
            <w:fldChar w:fldCharType="end"/>
          </w:r>
        </w:sdtContent>
      </w:sdt>
      <w:r w:rsidRPr="00573867">
        <w:rPr>
          <w:lang w:val="en-US"/>
        </w:rPr>
        <w:t>:</w:t>
      </w:r>
    </w:p>
    <w:p w14:paraId="35BE5093" w14:textId="63792CCC" w:rsidR="00573867" w:rsidRDefault="00573867" w:rsidP="00573867">
      <w:pPr>
        <w:pStyle w:val="Displayedequation"/>
      </w:pPr>
      <w:r>
        <w:lastRenderedPageBreak/>
        <w:tab/>
      </w:r>
      <m:oMath>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num>
          <m:den>
            <m:rad>
              <m:radPr>
                <m:degHide m:val="1"/>
                <m:ctrlPr>
                  <w:rPr>
                    <w:rFonts w:ascii="Cambria Math" w:hAnsi="Cambria Math"/>
                    <w:i/>
                    <w:sz w:val="28"/>
                    <w:szCs w:val="28"/>
                  </w:rPr>
                </m:ctrlPr>
              </m:radPr>
              <m:deg/>
              <m:e>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e>
                            </m:d>
                          </m:e>
                          <m:sup>
                            <m:r>
                              <w:rPr>
                                <w:rFonts w:ascii="Cambria Math" w:hAnsi="Cambria Math"/>
                                <w:sz w:val="28"/>
                                <w:szCs w:val="28"/>
                              </w:rPr>
                              <m:t>2</m:t>
                            </m:r>
                          </m:sup>
                        </m:sSup>
                      </m:e>
                    </m:nary>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Y</m:t>
                                    </m:r>
                                  </m:e>
                                </m:acc>
                              </m:e>
                            </m:d>
                          </m:e>
                          <m:sup>
                            <m:r>
                              <w:rPr>
                                <w:rFonts w:ascii="Cambria Math" w:hAnsi="Cambria Math"/>
                                <w:sz w:val="28"/>
                                <w:szCs w:val="28"/>
                              </w:rPr>
                              <m:t>2</m:t>
                            </m:r>
                          </m:sup>
                        </m:sSup>
                      </m:e>
                    </m:nary>
                  </m:num>
                  <m:den>
                    <m:r>
                      <w:rPr>
                        <w:rFonts w:ascii="Cambria Math" w:hAnsi="Cambria Math"/>
                        <w:sz w:val="28"/>
                        <w:szCs w:val="28"/>
                      </w:rPr>
                      <m:t>n</m:t>
                    </m:r>
                    <m:d>
                      <m:dPr>
                        <m:ctrlPr>
                          <w:rPr>
                            <w:rFonts w:ascii="Cambria Math" w:hAnsi="Cambria Math"/>
                            <w:i/>
                            <w:sz w:val="28"/>
                            <w:szCs w:val="28"/>
                          </w:rPr>
                        </m:ctrlPr>
                      </m:dPr>
                      <m:e>
                        <m:r>
                          <w:rPr>
                            <w:rFonts w:ascii="Cambria Math" w:hAnsi="Cambria Math"/>
                            <w:sz w:val="28"/>
                            <w:szCs w:val="28"/>
                          </w:rPr>
                          <m:t>n-1</m:t>
                        </m:r>
                      </m:e>
                    </m:d>
                  </m:den>
                </m:f>
                <m:d>
                  <m:dPr>
                    <m:ctrlPr>
                      <w:rPr>
                        <w:rFonts w:ascii="Cambria Math" w:hAnsi="Cambria Math"/>
                        <w:i/>
                        <w:sz w:val="28"/>
                        <w:szCs w:val="28"/>
                      </w:rPr>
                    </m:ctrlPr>
                  </m:dPr>
                  <m:e>
                    <m:r>
                      <w:rPr>
                        <w:rFonts w:ascii="Cambria Math" w:hAnsi="Cambria Math"/>
                        <w:sz w:val="28"/>
                        <w:szCs w:val="28"/>
                      </w:rPr>
                      <m:t>1-ρ</m:t>
                    </m:r>
                  </m:e>
                </m:d>
              </m:e>
            </m:rad>
          </m:den>
        </m:f>
      </m:oMath>
      <w:r>
        <w:tab/>
        <w:t>(</w:t>
      </w:r>
      <w:r w:rsidR="00BA0978">
        <w:t>1</w:t>
      </w:r>
      <w:r>
        <w:t>)</w:t>
      </w:r>
    </w:p>
    <w:p w14:paraId="42C9F2AE" w14:textId="5A097C9D" w:rsidR="00BA0978" w:rsidRPr="00BA0978" w:rsidRDefault="00BA0978" w:rsidP="00BA0978">
      <w:pPr>
        <w:pStyle w:val="Newparagraph"/>
        <w:rPr>
          <w:lang w:val="en-US"/>
        </w:rPr>
      </w:pPr>
      <w:r w:rsidRPr="00BA0978">
        <w:rPr>
          <w:lang w:val="en-US"/>
        </w:rPr>
        <w:t xml:space="preserve">Note that the above statistic is equivalent to </w:t>
      </w:r>
      <m:oMath>
        <m:r>
          <w:rPr>
            <w:rFonts w:ascii="Cambria Math" w:hAnsi="Cambria Math"/>
            <w:lang w:val="en-US"/>
          </w:rPr>
          <m:t>t</m:t>
        </m:r>
        <m:r>
          <m:rPr>
            <m:lit/>
          </m:rP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m:t>
            </m:r>
            <m:r>
              <m:rPr>
                <m:sty m:val="p"/>
              </m:rPr>
              <w:rPr>
                <w:rFonts w:ascii="Cambria Math" w:hAnsi="Cambria Math"/>
                <w:lang w:val="en-US"/>
              </w:rPr>
              <m:t>ρ</m:t>
            </m:r>
          </m:e>
        </m:rad>
      </m:oMath>
      <w:r w:rsidRPr="00BA0978">
        <w:rPr>
          <w:lang w:val="en-US"/>
        </w:rPr>
        <w:t xml:space="preserve"> when </w:t>
      </w:r>
      <w:r w:rsidRPr="00BA0978">
        <w:rPr>
          <w:i/>
          <w:iCs/>
          <w:lang w:val="en-US"/>
        </w:rPr>
        <w:t>t</w:t>
      </w:r>
      <w:r w:rsidRPr="00BA0978">
        <w:rPr>
          <w:lang w:val="en-US"/>
        </w:rPr>
        <w:t xml:space="preserve"> is the statistic from Student’s </w:t>
      </w:r>
      <w:r w:rsidRPr="00BA0978">
        <w:rPr>
          <w:i/>
          <w:iCs/>
          <w:lang w:val="en-US"/>
        </w:rPr>
        <w:t>t</w:t>
      </w:r>
      <w:r w:rsidRPr="00BA0978">
        <w:rPr>
          <w:lang w:val="en-US"/>
        </w:rPr>
        <w:t xml:space="preserve">-test with equally sized samples. Smaller values of </w:t>
      </w:r>
      <m:oMath>
        <m:r>
          <m:rPr>
            <m:sty m:val="p"/>
          </m:rPr>
          <w:rPr>
            <w:rFonts w:ascii="Cambria Math" w:hAnsi="Cambria Math"/>
            <w:lang w:val="en-US"/>
          </w:rPr>
          <m:t>ρ</m:t>
        </m:r>
      </m:oMath>
      <w:r w:rsidRPr="00BA0978">
        <w:rPr>
          <w:lang w:val="en-US"/>
        </w:rPr>
        <w:t xml:space="preserve"> result in higher standard error for the difference in means, and thus a test statistic that is more conservative. Conversely, larger values of </w:t>
      </w:r>
      <m:oMath>
        <m:r>
          <m:rPr>
            <m:sty m:val="p"/>
          </m:rPr>
          <w:rPr>
            <w:rFonts w:ascii="Cambria Math" w:hAnsi="Cambria Math"/>
            <w:lang w:val="en-US"/>
          </w:rPr>
          <m:t>ρ</m:t>
        </m:r>
      </m:oMath>
      <w:r w:rsidRPr="00BA0978">
        <w:rPr>
          <w:lang w:val="en-US"/>
        </w:rPr>
        <w:t xml:space="preserve"> result in lower standard error for the difference in means, and thus a test statistic that is less conservative. Also note that applying Student’s </w:t>
      </w:r>
      <w:r w:rsidRPr="00BA0978">
        <w:rPr>
          <w:i/>
          <w:iCs/>
          <w:lang w:val="en-US"/>
        </w:rPr>
        <w:t>t</w:t>
      </w:r>
      <w:r w:rsidRPr="00BA0978">
        <w:rPr>
          <w:lang w:val="en-US"/>
        </w:rPr>
        <w:t xml:space="preserve">-test in unmatched data is equivalent to setting </w:t>
      </w:r>
      <m:oMath>
        <m:r>
          <m:rPr>
            <m:sty m:val="p"/>
          </m:rPr>
          <w:rPr>
            <w:rFonts w:ascii="Cambria Math" w:hAnsi="Cambria Math"/>
            <w:lang w:val="en-US"/>
          </w:rPr>
          <m:t>ρ=0</m:t>
        </m:r>
      </m:oMath>
      <w:r w:rsidRPr="00BA0978">
        <w:rPr>
          <w:lang w:val="en-US"/>
        </w:rPr>
        <w:t xml:space="preserve"> in the above equation and thus, assuming independence of </w:t>
      </w:r>
      <w:r w:rsidRPr="00BA0978">
        <w:rPr>
          <w:b/>
          <w:bCs/>
          <w:lang w:val="en-US"/>
        </w:rPr>
        <w:t>X</w:t>
      </w:r>
      <w:r w:rsidRPr="00BA0978">
        <w:rPr>
          <w:lang w:val="en-US"/>
        </w:rPr>
        <w:t xml:space="preserve"> and </w:t>
      </w:r>
      <w:r w:rsidRPr="00BA0978">
        <w:rPr>
          <w:b/>
          <w:bCs/>
          <w:lang w:val="en-US"/>
        </w:rPr>
        <w:t>Y</w:t>
      </w:r>
      <w:r w:rsidRPr="00BA0978">
        <w:rPr>
          <w:lang w:val="en-US"/>
        </w:rPr>
        <w:t>.</w:t>
      </w:r>
    </w:p>
    <w:p w14:paraId="2AAB99EC" w14:textId="294FE952" w:rsidR="00BA0978" w:rsidRPr="00BA0978" w:rsidRDefault="00BA0978" w:rsidP="00BA0978">
      <w:pPr>
        <w:pStyle w:val="Newparagraph"/>
        <w:rPr>
          <w:lang w:val="en-US"/>
        </w:rPr>
      </w:pPr>
      <w:r w:rsidRPr="00BA0978">
        <w:rPr>
          <w:lang w:val="en-US"/>
        </w:rPr>
        <w:t xml:space="preserve">In applied scenarios this test requires an estimate of </w:t>
      </w:r>
      <m:oMath>
        <m:r>
          <m:rPr>
            <m:sty m:val="p"/>
          </m:rPr>
          <w:rPr>
            <w:rFonts w:ascii="Cambria Math" w:hAnsi="Cambria Math"/>
            <w:lang w:val="en-US"/>
          </w:rPr>
          <m:t>ρ</m:t>
        </m:r>
      </m:oMath>
      <w:r w:rsidRPr="00BA0978">
        <w:rPr>
          <w:lang w:val="en-US"/>
        </w:rPr>
        <w:t xml:space="preserve">, which we will denote </w:t>
      </w:r>
      <w:r w:rsidRPr="00BA0978">
        <w:rPr>
          <w:i/>
          <w:iCs/>
          <w:lang w:val="en-US"/>
        </w:rPr>
        <w:t>r</w:t>
      </w:r>
      <w:r w:rsidRPr="00BA0978">
        <w:rPr>
          <w:lang w:val="en-US"/>
        </w:rPr>
        <w:t xml:space="preserve">. This additional requirement may explain the relative unpopularity of the test compared to the one-sample </w:t>
      </w:r>
      <w:r w:rsidRPr="00BA0978">
        <w:rPr>
          <w:i/>
          <w:iCs/>
          <w:lang w:val="en-US"/>
        </w:rPr>
        <w:t>t</w:t>
      </w:r>
      <w:r w:rsidRPr="00BA0978">
        <w:rPr>
          <w:lang w:val="en-US"/>
        </w:rPr>
        <w:t xml:space="preserve">-test. However, simulations have demonstrated that even with this requirement, the modified </w:t>
      </w:r>
      <w:r w:rsidRPr="00BA0978">
        <w:rPr>
          <w:i/>
          <w:iCs/>
          <w:lang w:val="en-US"/>
        </w:rPr>
        <w:t>t</w:t>
      </w:r>
      <w:r w:rsidRPr="00BA0978">
        <w:rPr>
          <w:lang w:val="en-US"/>
        </w:rPr>
        <w:t xml:space="preserve">-test can improve power in modestly sized datasets (e.g., </w:t>
      </w:r>
      <w:r w:rsidRPr="00BA0978">
        <w:rPr>
          <w:i/>
          <w:iCs/>
          <w:lang w:val="en-US"/>
        </w:rPr>
        <w:t xml:space="preserve">n </w:t>
      </w:r>
      <w:r w:rsidRPr="00BA0978">
        <w:rPr>
          <w:lang w:val="en-US"/>
        </w:rPr>
        <w:t xml:space="preserve">= 25), compared to the one-sample </w:t>
      </w:r>
      <w:r w:rsidRPr="00BA0978">
        <w:rPr>
          <w:i/>
          <w:iCs/>
          <w:lang w:val="en-US"/>
        </w:rPr>
        <w:t>t</w:t>
      </w:r>
      <w:r w:rsidRPr="00BA0978">
        <w:rPr>
          <w:lang w:val="en-US"/>
        </w:rPr>
        <w:t xml:space="preserve">-test, while controlling the Type I error rate near the nominal level of 0.05; see </w:t>
      </w:r>
      <w:sdt>
        <w:sdtPr>
          <w:rPr>
            <w:lang w:val="en-US"/>
          </w:rPr>
          <w:id w:val="-361520910"/>
          <w:citation/>
        </w:sdtPr>
        <w:sdtContent>
          <w:r w:rsidRPr="00BA0978">
            <w:rPr>
              <w:lang w:val="en-US"/>
            </w:rPr>
            <w:fldChar w:fldCharType="begin"/>
          </w:r>
          <w:r w:rsidRPr="00BA0978">
            <w:rPr>
              <w:lang w:val="en-US"/>
            </w:rPr>
            <w:instrText xml:space="preserve"> CITATION Don12 \l 1033 </w:instrText>
          </w:r>
          <w:r w:rsidRPr="00BA0978">
            <w:rPr>
              <w:lang w:val="en-US"/>
            </w:rPr>
            <w:fldChar w:fldCharType="separate"/>
          </w:r>
          <w:r w:rsidR="001D6354" w:rsidRPr="001D6354">
            <w:rPr>
              <w:noProof/>
              <w:lang w:val="en-US"/>
            </w:rPr>
            <w:t>[1]</w:t>
          </w:r>
          <w:r w:rsidRPr="00BA0978">
            <w:rPr>
              <w:lang w:val="en-US"/>
            </w:rPr>
            <w:fldChar w:fldCharType="end"/>
          </w:r>
        </w:sdtContent>
      </w:sdt>
      <w:r w:rsidRPr="00BA0978">
        <w:rPr>
          <w:lang w:val="en-US"/>
        </w:rPr>
        <w:t xml:space="preserve">. The improvement in power is due to the greater degrees of freedom in the modified </w:t>
      </w:r>
      <w:r w:rsidRPr="00BA0978">
        <w:rPr>
          <w:i/>
          <w:iCs/>
          <w:lang w:val="en-US"/>
        </w:rPr>
        <w:t>t</w:t>
      </w:r>
      <w:r w:rsidRPr="00BA0978">
        <w:rPr>
          <w:lang w:val="en-US"/>
        </w:rPr>
        <w:t xml:space="preserve">-test statistic, compared to the one-sample </w:t>
      </w:r>
      <w:r w:rsidRPr="00BA0978">
        <w:rPr>
          <w:i/>
          <w:iCs/>
          <w:lang w:val="en-US"/>
        </w:rPr>
        <w:t>t</w:t>
      </w:r>
      <w:r w:rsidRPr="00BA0978">
        <w:rPr>
          <w:lang w:val="en-US"/>
        </w:rPr>
        <w:t>-test statistic (2</w:t>
      </w:r>
      <w:r w:rsidRPr="00BA0978">
        <w:rPr>
          <w:i/>
          <w:iCs/>
          <w:lang w:val="en-US"/>
        </w:rPr>
        <w:t>n</w:t>
      </w:r>
      <w:r w:rsidRPr="00BA0978">
        <w:rPr>
          <w:lang w:val="en-US"/>
        </w:rPr>
        <w:t xml:space="preserve"> – 2 versus </w:t>
      </w:r>
      <w:r w:rsidRPr="00BA0978">
        <w:rPr>
          <w:i/>
          <w:iCs/>
          <w:lang w:val="en-US"/>
        </w:rPr>
        <w:t>n</w:t>
      </w:r>
      <w:r w:rsidRPr="00BA0978">
        <w:rPr>
          <w:lang w:val="en-US"/>
        </w:rPr>
        <w:t xml:space="preserve"> – 1 degrees of freedom, respectively).</w:t>
      </w:r>
    </w:p>
    <w:p w14:paraId="28AC3929" w14:textId="66DAD6F2" w:rsidR="005D5F99" w:rsidRPr="00BA0978" w:rsidRDefault="00BA0978" w:rsidP="00BA0978">
      <w:pPr>
        <w:pStyle w:val="Newparagraph"/>
        <w:rPr>
          <w:lang w:val="en-US"/>
        </w:rPr>
      </w:pPr>
      <w:r w:rsidRPr="00BA0978">
        <w:rPr>
          <w:lang w:val="en-US"/>
        </w:rPr>
        <w:t xml:space="preserve">In partially matched data, the challenge of applying the modified </w:t>
      </w:r>
      <w:r w:rsidRPr="00BA0978">
        <w:rPr>
          <w:i/>
          <w:iCs/>
          <w:lang w:val="en-US"/>
        </w:rPr>
        <w:t>t</w:t>
      </w:r>
      <w:r w:rsidRPr="00BA0978">
        <w:rPr>
          <w:lang w:val="en-US"/>
        </w:rPr>
        <w:t xml:space="preserve">-test lies in finding a suitable estimator of the correlation, </w:t>
      </w:r>
      <w:r w:rsidRPr="00BA0978">
        <w:rPr>
          <w:i/>
          <w:iCs/>
          <w:lang w:val="en-US"/>
        </w:rPr>
        <w:t>r</w:t>
      </w:r>
      <w:r w:rsidRPr="00BA0978">
        <w:rPr>
          <w:lang w:val="en-US"/>
        </w:rPr>
        <w:t xml:space="preserve">, despite observing only a subset of matched samples in the dataset. In the next section, we considered several candidate estimators for correlation. Each is denoted by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estimator</m:t>
            </m:r>
          </m:sub>
        </m:sSub>
      </m:oMath>
      <w:r w:rsidRPr="00BA0978">
        <w:rPr>
          <w:iCs/>
          <w:lang w:val="en-US"/>
        </w:rPr>
        <w:t xml:space="preserve">, and the modified </w:t>
      </w:r>
      <w:r w:rsidRPr="00BA0978">
        <w:rPr>
          <w:i/>
          <w:lang w:val="en-US"/>
        </w:rPr>
        <w:t>t</w:t>
      </w:r>
      <w:r w:rsidRPr="00BA0978">
        <w:rPr>
          <w:iCs/>
          <w:lang w:val="en-US"/>
        </w:rPr>
        <w:t xml:space="preserve">-test corresponding to each estimator will be denoted by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estimator</m:t>
            </m:r>
          </m:sub>
          <m:sup>
            <m:r>
              <w:rPr>
                <w:rFonts w:ascii="Cambria Math" w:hAnsi="Cambria Math"/>
                <w:lang w:val="en-US"/>
              </w:rPr>
              <m:t>'</m:t>
            </m:r>
          </m:sup>
        </m:sSubSup>
      </m:oMath>
      <w:r w:rsidRPr="00BA0978">
        <w:rPr>
          <w:iCs/>
          <w:lang w:val="en-US"/>
        </w:rPr>
        <w:t>.</w:t>
      </w:r>
    </w:p>
    <w:p w14:paraId="4ADDECF8" w14:textId="1E983E04" w:rsidR="005D5F99" w:rsidRPr="005D5F99" w:rsidRDefault="005D5F99" w:rsidP="005D5F99">
      <w:pPr>
        <w:pStyle w:val="Heading2"/>
      </w:pPr>
      <w:r>
        <w:lastRenderedPageBreak/>
        <w:t>Estimators of correlation</w:t>
      </w:r>
    </w:p>
    <w:p w14:paraId="1625BFEE" w14:textId="53F4F054" w:rsidR="005D5F99" w:rsidRDefault="005D5F99" w:rsidP="005D5F99">
      <w:pPr>
        <w:pStyle w:val="Heading3"/>
      </w:pPr>
      <w:r>
        <w:t>Maximally conservative estimator</w:t>
      </w:r>
    </w:p>
    <w:p w14:paraId="7A96194B" w14:textId="76463F41" w:rsidR="005D5F99" w:rsidRPr="00BA0978" w:rsidRDefault="009D726A" w:rsidP="005D5F99">
      <w:pPr>
        <w:pStyle w:val="Paragraph"/>
        <w:rPr>
          <w:lang w:val="en-US"/>
        </w:rPr>
      </w:pPr>
      <w:r>
        <w:rPr>
          <w:lang w:val="en-US"/>
        </w:rPr>
        <w:t xml:space="preserve">Arguably, the maximally conservative estimator for </w:t>
      </w:r>
      <m:oMath>
        <m:r>
          <m:rPr>
            <m:sty m:val="p"/>
          </m:rPr>
          <w:rPr>
            <w:rFonts w:ascii="Cambria Math" w:hAnsi="Cambria Math"/>
            <w:lang w:val="en-US"/>
          </w:rPr>
          <m:t>ρ</m:t>
        </m:r>
      </m:oMath>
      <w:r w:rsidR="00D128D5">
        <w:rPr>
          <w:lang w:val="en-US"/>
        </w:rPr>
        <w:t xml:space="preserve"> is -1, </w:t>
      </w:r>
      <w:r w:rsidR="00E2219A">
        <w:rPr>
          <w:lang w:val="en-US"/>
        </w:rPr>
        <w:t xml:space="preserve">which </w:t>
      </w:r>
      <w:r w:rsidR="009F0FBB">
        <w:rPr>
          <w:lang w:val="en-US"/>
        </w:rPr>
        <w:t xml:space="preserve">yields the </w:t>
      </w:r>
      <w:r w:rsidR="00E2219A">
        <w:rPr>
          <w:lang w:val="en-US"/>
        </w:rPr>
        <w:t>maxim</w:t>
      </w:r>
      <w:r w:rsidR="009F0FBB">
        <w:rPr>
          <w:lang w:val="en-US"/>
        </w:rPr>
        <w:t>al</w:t>
      </w:r>
      <w:r w:rsidR="00E2219A">
        <w:rPr>
          <w:lang w:val="en-US"/>
        </w:rPr>
        <w:t xml:space="preserve"> standard error</w:t>
      </w:r>
      <w:r w:rsidR="00880461">
        <w:rPr>
          <w:lang w:val="en-US"/>
        </w:rPr>
        <w:t xml:space="preserve"> of the mean difference estimate. </w:t>
      </w:r>
      <w:r w:rsidR="00B257EA">
        <w:rPr>
          <w:lang w:val="en-US"/>
        </w:rPr>
        <w:t xml:space="preserve">For real data sets, this </w:t>
      </w:r>
      <w:r w:rsidR="00F530DD">
        <w:rPr>
          <w:lang w:val="en-US"/>
        </w:rPr>
        <w:t xml:space="preserve">correlation is only possible if </w:t>
      </w:r>
      <w:r w:rsidR="00C6244F">
        <w:rPr>
          <w:lang w:val="en-US"/>
        </w:rPr>
        <w:t xml:space="preserve">every sample at </w:t>
      </w:r>
      <w:r w:rsidR="009F0FBB">
        <w:rPr>
          <w:lang w:val="en-US"/>
        </w:rPr>
        <w:t>the first timepoint</w:t>
      </w:r>
      <w:r w:rsidR="00C6244F">
        <w:rPr>
          <w:lang w:val="en-US"/>
        </w:rPr>
        <w:t xml:space="preserve"> has a</w:t>
      </w:r>
      <w:r w:rsidR="007A4CC3">
        <w:rPr>
          <w:lang w:val="en-US"/>
        </w:rPr>
        <w:t xml:space="preserve"> single</w:t>
      </w:r>
      <w:r w:rsidR="00C6244F">
        <w:rPr>
          <w:lang w:val="en-US"/>
        </w:rPr>
        <w:t xml:space="preserve"> </w:t>
      </w:r>
      <w:r w:rsidR="007A4CC3">
        <w:rPr>
          <w:lang w:val="en-US"/>
        </w:rPr>
        <w:t xml:space="preserve">identical value at </w:t>
      </w:r>
      <w:r w:rsidR="009F0FBB">
        <w:rPr>
          <w:lang w:val="en-US"/>
        </w:rPr>
        <w:t>the second timepoint</w:t>
      </w:r>
      <w:r w:rsidR="007A4CC3">
        <w:rPr>
          <w:lang w:val="en-US"/>
        </w:rPr>
        <w:t>, which is rare</w:t>
      </w:r>
      <w:r w:rsidR="00394195">
        <w:rPr>
          <w:lang w:val="en-US"/>
        </w:rPr>
        <w:t xml:space="preserve">. </w:t>
      </w:r>
      <w:r w:rsidR="00BA0978" w:rsidRPr="00BA0978">
        <w:rPr>
          <w:lang w:val="en-US"/>
        </w:rPr>
        <w:t xml:space="preserve">One can </w:t>
      </w:r>
      <w:r w:rsidR="009A72C4">
        <w:rPr>
          <w:lang w:val="en-US"/>
        </w:rPr>
        <w:t xml:space="preserve">instead </w:t>
      </w:r>
      <w:r w:rsidR="00BA0978" w:rsidRPr="00BA0978">
        <w:rPr>
          <w:lang w:val="en-US"/>
        </w:rPr>
        <w:t>calculate the minimum possible correlation coefficient for any paired dataset</w:t>
      </w:r>
      <w:r w:rsidR="00056339">
        <w:rPr>
          <w:lang w:val="en-US"/>
        </w:rPr>
        <w:t xml:space="preserve"> </w:t>
      </w:r>
      <w:r w:rsidR="00D035C3">
        <w:rPr>
          <w:lang w:val="en-US"/>
        </w:rPr>
        <w:t xml:space="preserve">by </w:t>
      </w:r>
      <w:r w:rsidR="00A93749">
        <w:rPr>
          <w:lang w:val="en-US"/>
        </w:rPr>
        <w:t xml:space="preserve">determining the correlation of </w:t>
      </w:r>
      <w:r w:rsidR="00D035C3" w:rsidRPr="009F0FBB">
        <w:rPr>
          <w:i/>
          <w:iCs/>
          <w:lang w:val="en-US"/>
        </w:rPr>
        <w:t>sort</w:t>
      </w:r>
      <w:r w:rsidR="00A93749" w:rsidRPr="009F0FBB">
        <w:rPr>
          <w:i/>
          <w:iCs/>
          <w:lang w:val="en-US"/>
        </w:rPr>
        <w:t>ed</w:t>
      </w:r>
      <w:r w:rsidR="00D035C3">
        <w:rPr>
          <w:lang w:val="en-US"/>
        </w:rPr>
        <w:t xml:space="preserve"> outcomes </w:t>
      </w:r>
      <w:r w:rsidR="00CB6985">
        <w:rPr>
          <w:lang w:val="en-US"/>
        </w:rPr>
        <w:t>within each time</w:t>
      </w:r>
      <w:r w:rsidR="009F0FBB">
        <w:rPr>
          <w:lang w:val="en-US"/>
        </w:rPr>
        <w:t>.</w:t>
      </w:r>
    </w:p>
    <w:p w14:paraId="70B6899B" w14:textId="62F1899F" w:rsidR="005D5F99" w:rsidRPr="00BA0978" w:rsidRDefault="00BA0978" w:rsidP="00BA0978">
      <w:pPr>
        <w:pStyle w:val="Newparagraph"/>
        <w:rPr>
          <w:lang w:val="en-US"/>
        </w:rPr>
      </w:pPr>
      <w:r w:rsidRPr="00BA0978">
        <w:rPr>
          <w:lang w:val="en-US"/>
        </w:rPr>
        <w:t xml:space="preserve">Let </w:t>
      </w:r>
      <w:r w:rsidRPr="00BA0978">
        <w:rPr>
          <w:i/>
          <w:iCs/>
          <w:lang w:val="en-US"/>
        </w:rPr>
        <w:t xml:space="preserve">j </w:t>
      </w:r>
      <w:r w:rsidRPr="00BA0978">
        <w:rPr>
          <w:lang w:val="en-US"/>
        </w:rPr>
        <w:t>denote the index of the samples sorted in ascending order. Then the following formula defines the maximally conservative estimate of the correlation:</w:t>
      </w:r>
    </w:p>
    <w:p w14:paraId="08F08DB5" w14:textId="1A2839B4" w:rsidR="005D5F99" w:rsidRDefault="005D5F99" w:rsidP="005D5F99">
      <w:pPr>
        <w:pStyle w:val="Displayedequation"/>
      </w:pPr>
      <w:r>
        <w:tab/>
      </w:r>
      <m:oMath>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min</m:t>
            </m:r>
          </m:sub>
        </m:sSub>
        <m:r>
          <w:rPr>
            <w:rFonts w:ascii="Cambria Math" w:hAnsi="Cambria Math"/>
            <w:sz w:val="28"/>
            <w:szCs w:val="28"/>
          </w:rPr>
          <m:t>=</m:t>
        </m:r>
        <m:f>
          <m:fPr>
            <m:ctrlPr>
              <w:rPr>
                <w:rFonts w:ascii="Cambria Math" w:eastAsiaTheme="minorEastAsia" w:hAnsi="Cambria Math"/>
                <w:i/>
                <w:iCs/>
                <w:sz w:val="28"/>
                <w:szCs w:val="28"/>
              </w:rPr>
            </m:ctrlPr>
          </m:fPr>
          <m:num>
            <m:nary>
              <m:naryPr>
                <m:chr m:val="∑"/>
                <m:limLoc m:val="undOvr"/>
                <m:ctrlPr>
                  <w:rPr>
                    <w:rFonts w:ascii="Cambria Math" w:eastAsiaTheme="minorEastAsia" w:hAnsi="Cambria Math"/>
                    <w:i/>
                    <w:iCs/>
                    <w:sz w:val="28"/>
                    <w:szCs w:val="28"/>
                  </w:rPr>
                </m:ctrlPr>
              </m:naryPr>
              <m:sub>
                <m:r>
                  <w:rPr>
                    <w:rFonts w:ascii="Cambria Math" w:eastAsiaTheme="minorEastAsia" w:hAnsi="Cambria Math"/>
                    <w:sz w:val="28"/>
                    <w:szCs w:val="28"/>
                  </w:rPr>
                  <m:t>j=1</m:t>
                </m:r>
              </m:sub>
              <m:sup>
                <m:r>
                  <w:rPr>
                    <w:rFonts w:ascii="Cambria Math" w:eastAsiaTheme="minorEastAsia" w:hAnsi="Cambria Math"/>
                    <w:sz w:val="28"/>
                    <w:szCs w:val="28"/>
                  </w:rPr>
                  <m:t>n</m:t>
                </m:r>
              </m:sup>
              <m:e>
                <m:d>
                  <m:dPr>
                    <m:ctrlPr>
                      <w:rPr>
                        <w:rFonts w:ascii="Cambria Math" w:eastAsiaTheme="minorEastAsia" w:hAnsi="Cambria Math"/>
                        <w:i/>
                        <w:iCs/>
                        <w:sz w:val="28"/>
                        <w:szCs w:val="28"/>
                      </w:rPr>
                    </m:ctrlPr>
                  </m:dPr>
                  <m:e>
                    <m:sSub>
                      <m:sSubPr>
                        <m:ctrlPr>
                          <w:rPr>
                            <w:rFonts w:ascii="Cambria Math" w:eastAsiaTheme="minorEastAsia" w:hAnsi="Cambria Math"/>
                            <w:i/>
                            <w:iCs/>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r>
                      <w:rPr>
                        <w:rFonts w:ascii="Cambria Math" w:eastAsiaTheme="minorEastAsia" w:hAnsi="Cambria Math"/>
                        <w:sz w:val="28"/>
                        <w:szCs w:val="28"/>
                      </w:rPr>
                      <m:t>-</m:t>
                    </m:r>
                    <m:acc>
                      <m:accPr>
                        <m:chr m:val="̅"/>
                        <m:ctrlPr>
                          <w:rPr>
                            <w:rFonts w:ascii="Cambria Math" w:hAnsi="Cambria Math"/>
                            <w:i/>
                            <w:iCs/>
                            <w:sz w:val="28"/>
                            <w:szCs w:val="28"/>
                          </w:rPr>
                        </m:ctrlPr>
                      </m:accPr>
                      <m:e>
                        <m:r>
                          <w:rPr>
                            <w:rFonts w:ascii="Cambria Math" w:hAnsi="Cambria Math"/>
                            <w:sz w:val="28"/>
                            <w:szCs w:val="28"/>
                          </w:rPr>
                          <m:t>X</m:t>
                        </m:r>
                      </m:e>
                    </m:acc>
                  </m:e>
                </m:d>
                <m:d>
                  <m:dPr>
                    <m:ctrlPr>
                      <w:rPr>
                        <w:rFonts w:ascii="Cambria Math" w:eastAsiaTheme="minorEastAsia" w:hAnsi="Cambria Math"/>
                        <w:i/>
                        <w:iCs/>
                        <w:sz w:val="28"/>
                        <w:szCs w:val="28"/>
                      </w:rPr>
                    </m:ctrlPr>
                  </m:dPr>
                  <m:e>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n+1-j</m:t>
                        </m:r>
                      </m:sub>
                    </m:sSub>
                    <m:r>
                      <w:rPr>
                        <w:rFonts w:ascii="Cambria Math" w:eastAsiaTheme="minorEastAsia" w:hAnsi="Cambria Math"/>
                        <w:sz w:val="28"/>
                        <w:szCs w:val="28"/>
                      </w:rPr>
                      <m:t>-</m:t>
                    </m:r>
                    <m:acc>
                      <m:accPr>
                        <m:chr m:val="̅"/>
                        <m:ctrlPr>
                          <w:rPr>
                            <w:rFonts w:ascii="Cambria Math" w:hAnsi="Cambria Math"/>
                            <w:i/>
                            <w:iCs/>
                            <w:sz w:val="28"/>
                            <w:szCs w:val="28"/>
                          </w:rPr>
                        </m:ctrlPr>
                      </m:accPr>
                      <m:e>
                        <m:r>
                          <w:rPr>
                            <w:rFonts w:ascii="Cambria Math" w:hAnsi="Cambria Math"/>
                            <w:sz w:val="28"/>
                            <w:szCs w:val="28"/>
                          </w:rPr>
                          <m:t>Y</m:t>
                        </m:r>
                      </m:e>
                    </m:acc>
                  </m:e>
                </m:d>
              </m:e>
            </m:nary>
          </m:num>
          <m:den>
            <m:rad>
              <m:radPr>
                <m:degHide m:val="1"/>
                <m:ctrlPr>
                  <w:rPr>
                    <w:rFonts w:ascii="Cambria Math" w:eastAsiaTheme="minorEastAsia" w:hAnsi="Cambria Math"/>
                    <w:i/>
                    <w:iCs/>
                    <w:sz w:val="28"/>
                    <w:szCs w:val="28"/>
                  </w:rPr>
                </m:ctrlPr>
              </m:radPr>
              <m:deg/>
              <m:e>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iCs/>
                            <w:sz w:val="28"/>
                            <w:szCs w:val="28"/>
                          </w:rPr>
                        </m:ctrlPr>
                      </m:sSup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X</m:t>
                                </m:r>
                              </m:e>
                            </m:acc>
                          </m:e>
                        </m:d>
                      </m:e>
                      <m:sup>
                        <m:r>
                          <w:rPr>
                            <w:rFonts w:ascii="Cambria Math" w:hAnsi="Cambria Math"/>
                            <w:sz w:val="28"/>
                            <w:szCs w:val="28"/>
                          </w:rPr>
                          <m:t>2</m:t>
                        </m:r>
                      </m:sup>
                    </m:sSup>
                  </m:e>
                </m:nary>
              </m:e>
            </m:rad>
            <m:rad>
              <m:radPr>
                <m:degHide m:val="1"/>
                <m:ctrlPr>
                  <w:rPr>
                    <w:rFonts w:ascii="Cambria Math" w:eastAsiaTheme="minorEastAsia" w:hAnsi="Cambria Math"/>
                    <w:i/>
                    <w:iCs/>
                    <w:sz w:val="28"/>
                    <w:szCs w:val="28"/>
                  </w:rPr>
                </m:ctrlPr>
              </m:radPr>
              <m:deg/>
              <m:e>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iCs/>
                            <w:sz w:val="28"/>
                            <w:szCs w:val="28"/>
                          </w:rPr>
                        </m:ctrlPr>
                      </m:sSup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Y</m:t>
                                </m:r>
                              </m:e>
                            </m:acc>
                          </m:e>
                        </m:d>
                      </m:e>
                      <m:sup>
                        <m:r>
                          <w:rPr>
                            <w:rFonts w:ascii="Cambria Math" w:hAnsi="Cambria Math"/>
                            <w:sz w:val="28"/>
                            <w:szCs w:val="28"/>
                          </w:rPr>
                          <m:t>2</m:t>
                        </m:r>
                      </m:sup>
                    </m:sSup>
                  </m:e>
                </m:nary>
              </m:e>
            </m:rad>
          </m:den>
        </m:f>
      </m:oMath>
      <w:r>
        <w:tab/>
        <w:t>(</w:t>
      </w:r>
      <w:r w:rsidR="00BA0978">
        <w:t>2</w:t>
      </w:r>
      <w:r>
        <w:t>)</w:t>
      </w:r>
    </w:p>
    <w:p w14:paraId="6D176C55" w14:textId="255A412B" w:rsidR="00BA0978" w:rsidRPr="00BA0978" w:rsidRDefault="00BA0978" w:rsidP="00BA0978">
      <w:pPr>
        <w:pStyle w:val="Newparagraph"/>
        <w:rPr>
          <w:lang w:val="en-US"/>
        </w:rPr>
      </w:pPr>
      <w:r w:rsidRPr="00BA0978">
        <w:rPr>
          <w:lang w:val="en-US"/>
        </w:rPr>
        <w:t xml:space="preserve">Note that calculation of the numerator in the above equation requires sorting observed samples from </w:t>
      </w:r>
      <w:r w:rsidRPr="00BA0978">
        <w:rPr>
          <w:b/>
          <w:bCs/>
          <w:lang w:val="en-US"/>
        </w:rPr>
        <w:t>X</w:t>
      </w:r>
      <w:r w:rsidRPr="00BA0978">
        <w:rPr>
          <w:lang w:val="en-US"/>
        </w:rPr>
        <w:t xml:space="preserve"> in ascending order while sorting observed samples from </w:t>
      </w:r>
      <w:r w:rsidRPr="00BA0978">
        <w:rPr>
          <w:b/>
          <w:bCs/>
          <w:lang w:val="en-US"/>
        </w:rPr>
        <w:t>Y</w:t>
      </w:r>
      <w:r w:rsidRPr="00BA0978">
        <w:rPr>
          <w:lang w:val="en-US"/>
        </w:rPr>
        <w:t xml:space="preserve"> in descending order. Although expected to have considerable bias towards underestimating the true correlation, the above estimator is calculable even when data are </w:t>
      </w:r>
      <w:r w:rsidR="001B3409">
        <w:rPr>
          <w:lang w:val="en-US"/>
        </w:rPr>
        <w:t xml:space="preserve">completely </w:t>
      </w:r>
      <w:r w:rsidRPr="00BA0978">
        <w:rPr>
          <w:lang w:val="en-US"/>
        </w:rPr>
        <w:t xml:space="preserve">unmatched. This is one advantage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lang w:val="en-US"/>
        </w:rPr>
        <w:t xml:space="preserve">. </w:t>
      </w:r>
      <w:commentRangeStart w:id="4"/>
      <w:commentRangeStart w:id="5"/>
      <w:r w:rsidRPr="00BA0978">
        <w:rPr>
          <w:lang w:val="en-US"/>
        </w:rPr>
        <w:t>The remaining estimators of correlation require at least one matched sample to be calculated.</w:t>
      </w:r>
      <w:commentRangeEnd w:id="4"/>
      <w:r w:rsidR="009C03D5">
        <w:rPr>
          <w:rStyle w:val="CommentReference"/>
        </w:rPr>
        <w:commentReference w:id="4"/>
      </w:r>
      <w:commentRangeEnd w:id="5"/>
      <w:r w:rsidR="009F0FBB">
        <w:rPr>
          <w:rStyle w:val="CommentReference"/>
        </w:rPr>
        <w:commentReference w:id="5"/>
      </w:r>
    </w:p>
    <w:p w14:paraId="191BFE0E" w14:textId="3E0E05DB" w:rsidR="005D5F99" w:rsidRDefault="005D5F99" w:rsidP="005D5F99">
      <w:pPr>
        <w:pStyle w:val="Heading3"/>
      </w:pPr>
      <w:r>
        <w:t>Pearson correlation of the matched samples</w:t>
      </w:r>
    </w:p>
    <w:p w14:paraId="61EE1A47" w14:textId="2439FE6C" w:rsidR="005D5F99" w:rsidRDefault="00BA0978" w:rsidP="005D5F99">
      <w:pPr>
        <w:pStyle w:val="Paragraph"/>
      </w:pPr>
      <w:r w:rsidRPr="00BA0978">
        <w:t xml:space="preserve">An intuitive correlation estimate in the presence of partially matched data uses the </w:t>
      </w:r>
      <m:oMath>
        <m:r>
          <w:rPr>
            <w:rFonts w:ascii="Cambria Math" w:hAnsi="Cambria Math"/>
          </w:rPr>
          <m:t>m</m:t>
        </m:r>
      </m:oMath>
      <w:r w:rsidRPr="00BA0978">
        <w:t xml:space="preserve"> matched samples and ignores the </w:t>
      </w:r>
      <m:oMath>
        <m:r>
          <w:rPr>
            <w:rFonts w:ascii="Cambria Math" w:hAnsi="Cambria Math"/>
          </w:rPr>
          <m:t>n - m</m:t>
        </m:r>
      </m:oMath>
      <w:r w:rsidRPr="00BA0978">
        <w:t xml:space="preserve"> matched samples. The following formula gives the Pearson correlation coefficient for matched samples:</w:t>
      </w:r>
    </w:p>
    <w:p w14:paraId="053A0AAE" w14:textId="198EE889" w:rsidR="005D5F99" w:rsidRDefault="005D5F99" w:rsidP="005D5F99">
      <w:pPr>
        <w:pStyle w:val="Displayedequation"/>
      </w:pPr>
      <w:r>
        <w:lastRenderedPageBreak/>
        <w:tab/>
      </w:r>
      <m:oMath>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Pearson</m:t>
            </m:r>
          </m:sub>
        </m:sSub>
        <m:r>
          <w:rPr>
            <w:rFonts w:ascii="Cambria Math" w:hAnsi="Cambria Math"/>
            <w:sz w:val="28"/>
            <w:szCs w:val="28"/>
          </w:rPr>
          <m:t>=</m:t>
        </m:r>
        <m:f>
          <m:fPr>
            <m:ctrlPr>
              <w:rPr>
                <w:rFonts w:ascii="Cambria Math" w:eastAsiaTheme="minorEastAsia" w:hAnsi="Cambria Math"/>
                <w:i/>
                <w:iCs/>
                <w:sz w:val="28"/>
                <w:szCs w:val="28"/>
              </w:rPr>
            </m:ctrlPr>
          </m:fPr>
          <m:num>
            <m:nary>
              <m:naryPr>
                <m:chr m:val="∑"/>
                <m:limLoc m:val="undOvr"/>
                <m:ctrlPr>
                  <w:rPr>
                    <w:rFonts w:ascii="Cambria Math" w:eastAsiaTheme="minorEastAsia" w:hAnsi="Cambria Math"/>
                    <w:i/>
                    <w:iCs/>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m</m:t>
                </m:r>
              </m:sup>
              <m:e>
                <m:d>
                  <m:dPr>
                    <m:ctrlPr>
                      <w:rPr>
                        <w:rFonts w:ascii="Cambria Math" w:eastAsiaTheme="minorEastAsia" w:hAnsi="Cambria Math"/>
                        <w:i/>
                        <w:iCs/>
                        <w:sz w:val="28"/>
                        <w:szCs w:val="28"/>
                      </w:rPr>
                    </m:ctrlPr>
                  </m:dPr>
                  <m:e>
                    <m:sSub>
                      <m:sSubPr>
                        <m:ctrlPr>
                          <w:rPr>
                            <w:rFonts w:ascii="Cambria Math" w:eastAsiaTheme="minorEastAsia" w:hAnsi="Cambria Math"/>
                            <w:i/>
                            <w:iCs/>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m:t>
                    </m:r>
                    <m:acc>
                      <m:accPr>
                        <m:chr m:val="̅"/>
                        <m:ctrlPr>
                          <w:rPr>
                            <w:rFonts w:ascii="Cambria Math" w:hAnsi="Cambria Math"/>
                            <w:i/>
                            <w:iCs/>
                            <w:sz w:val="28"/>
                            <w:szCs w:val="28"/>
                          </w:rPr>
                        </m:ctrlPr>
                      </m:accPr>
                      <m:e>
                        <m:r>
                          <w:rPr>
                            <w:rFonts w:ascii="Cambria Math" w:hAnsi="Cambria Math"/>
                            <w:sz w:val="28"/>
                            <w:szCs w:val="28"/>
                          </w:rPr>
                          <m:t>X</m:t>
                        </m:r>
                      </m:e>
                    </m:acc>
                  </m:e>
                </m:d>
                <m:d>
                  <m:dPr>
                    <m:ctrlPr>
                      <w:rPr>
                        <w:rFonts w:ascii="Cambria Math" w:eastAsiaTheme="minorEastAsia" w:hAnsi="Cambria Math"/>
                        <w:i/>
                        <w:iCs/>
                        <w:sz w:val="28"/>
                        <w:szCs w:val="28"/>
                      </w:rPr>
                    </m:ctrlPr>
                  </m:dPr>
                  <m:e>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m:t>
                    </m:r>
                    <m:acc>
                      <m:accPr>
                        <m:chr m:val="̅"/>
                        <m:ctrlPr>
                          <w:rPr>
                            <w:rFonts w:ascii="Cambria Math" w:hAnsi="Cambria Math"/>
                            <w:i/>
                            <w:iCs/>
                            <w:sz w:val="28"/>
                            <w:szCs w:val="28"/>
                          </w:rPr>
                        </m:ctrlPr>
                      </m:accPr>
                      <m:e>
                        <m:r>
                          <w:rPr>
                            <w:rFonts w:ascii="Cambria Math" w:hAnsi="Cambria Math"/>
                            <w:sz w:val="28"/>
                            <w:szCs w:val="28"/>
                          </w:rPr>
                          <m:t>Y</m:t>
                        </m:r>
                      </m:e>
                    </m:acc>
                  </m:e>
                </m:d>
              </m:e>
            </m:nary>
          </m:num>
          <m:den>
            <m:rad>
              <m:radPr>
                <m:degHide m:val="1"/>
                <m:ctrlPr>
                  <w:rPr>
                    <w:rFonts w:ascii="Cambria Math" w:eastAsiaTheme="minorEastAsia" w:hAnsi="Cambria Math"/>
                    <w:i/>
                    <w:iCs/>
                    <w:sz w:val="28"/>
                    <w:szCs w:val="28"/>
                  </w:rPr>
                </m:ctrlPr>
              </m:radPr>
              <m:deg/>
              <m:e>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m</m:t>
                    </m:r>
                  </m:sup>
                  <m:e>
                    <m:sSup>
                      <m:sSupPr>
                        <m:ctrlPr>
                          <w:rPr>
                            <w:rFonts w:ascii="Cambria Math" w:hAnsi="Cambria Math"/>
                            <w:i/>
                            <w:iCs/>
                            <w:sz w:val="28"/>
                            <w:szCs w:val="28"/>
                          </w:rPr>
                        </m:ctrlPr>
                      </m:sSup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X</m:t>
                                </m:r>
                              </m:e>
                            </m:acc>
                          </m:e>
                        </m:d>
                      </m:e>
                      <m:sup>
                        <m:r>
                          <w:rPr>
                            <w:rFonts w:ascii="Cambria Math" w:hAnsi="Cambria Math"/>
                            <w:sz w:val="28"/>
                            <w:szCs w:val="28"/>
                          </w:rPr>
                          <m:t>2</m:t>
                        </m:r>
                      </m:sup>
                    </m:sSup>
                  </m:e>
                </m:nary>
              </m:e>
            </m:rad>
            <m:rad>
              <m:radPr>
                <m:degHide m:val="1"/>
                <m:ctrlPr>
                  <w:rPr>
                    <w:rFonts w:ascii="Cambria Math" w:eastAsiaTheme="minorEastAsia" w:hAnsi="Cambria Math"/>
                    <w:i/>
                    <w:iCs/>
                    <w:sz w:val="28"/>
                    <w:szCs w:val="28"/>
                  </w:rPr>
                </m:ctrlPr>
              </m:radPr>
              <m:deg/>
              <m:e>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m</m:t>
                    </m:r>
                  </m:sup>
                  <m:e>
                    <m:sSup>
                      <m:sSupPr>
                        <m:ctrlPr>
                          <w:rPr>
                            <w:rFonts w:ascii="Cambria Math" w:hAnsi="Cambria Math"/>
                            <w:i/>
                            <w:iCs/>
                            <w:sz w:val="28"/>
                            <w:szCs w:val="28"/>
                          </w:rPr>
                        </m:ctrlPr>
                      </m:sSup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Y</m:t>
                                </m:r>
                              </m:e>
                            </m:acc>
                          </m:e>
                        </m:d>
                      </m:e>
                      <m:sup>
                        <m:r>
                          <w:rPr>
                            <w:rFonts w:ascii="Cambria Math" w:hAnsi="Cambria Math"/>
                            <w:sz w:val="28"/>
                            <w:szCs w:val="28"/>
                          </w:rPr>
                          <m:t>2</m:t>
                        </m:r>
                      </m:sup>
                    </m:sSup>
                  </m:e>
                </m:nary>
              </m:e>
            </m:rad>
          </m:den>
        </m:f>
      </m:oMath>
      <w:r>
        <w:tab/>
        <w:t>(</w:t>
      </w:r>
      <w:r w:rsidR="00BA0978">
        <w:t>3</w:t>
      </w:r>
      <w:r>
        <w:t>)</w:t>
      </w:r>
    </w:p>
    <w:p w14:paraId="67105D5B" w14:textId="0A1AFFFA" w:rsidR="00BA0978" w:rsidRPr="00BA0978" w:rsidRDefault="00BA0978" w:rsidP="00BA0978">
      <w:pPr>
        <w:pStyle w:val="Paragraph"/>
        <w:ind w:firstLine="720"/>
        <w:rPr>
          <w:lang w:val="en-US"/>
        </w:rPr>
      </w:pPr>
      <w:r w:rsidRPr="00BA0978">
        <w:rPr>
          <w:lang w:val="en-US"/>
        </w:rPr>
        <w:t xml:space="preserve">The above estimator requires at least two matched samples to be calculable. When exactly two matched samples are available, the estimator will return a value of either 1 or -1. With three or more matched samples, the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BA0978">
        <w:rPr>
          <w:iCs/>
          <w:lang w:val="en-US"/>
        </w:rPr>
        <w:t xml:space="preserve"> </w:t>
      </w:r>
      <w:r w:rsidRPr="00BA0978">
        <w:rPr>
          <w:lang w:val="en-US"/>
        </w:rPr>
        <w:t xml:space="preserve">will be substantially less biased than the maximally conservative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iCs/>
          <w:lang w:val="en-US"/>
        </w:rPr>
        <w:t>.</w:t>
      </w:r>
    </w:p>
    <w:p w14:paraId="0A485D23" w14:textId="134CE468" w:rsidR="005D5F99" w:rsidRDefault="005D5F99" w:rsidP="005D5F99">
      <w:pPr>
        <w:pStyle w:val="Heading3"/>
      </w:pPr>
      <w:r>
        <w:t>Quantile estimator of the matched samples</w:t>
      </w:r>
    </w:p>
    <w:p w14:paraId="1529D09F" w14:textId="67B3AFCD" w:rsidR="005D5F99" w:rsidRPr="00BA0978" w:rsidRDefault="00BA0978" w:rsidP="005D5F99">
      <w:pPr>
        <w:pStyle w:val="Paragraph"/>
        <w:rPr>
          <w:lang w:val="en-US"/>
        </w:rPr>
      </w:pPr>
      <w:r w:rsidRPr="00BA0978">
        <w:rPr>
          <w:lang w:val="en-US"/>
        </w:rPr>
        <w:t xml:space="preserve">Recognizing that conservatism in estimating </w:t>
      </w:r>
      <m:oMath>
        <m:r>
          <m:rPr>
            <m:sty m:val="p"/>
          </m:rPr>
          <w:rPr>
            <w:rFonts w:ascii="Cambria Math" w:hAnsi="Cambria Math"/>
            <w:lang w:val="en-US"/>
          </w:rPr>
          <m:t>ρ</m:t>
        </m:r>
      </m:oMath>
      <w:r w:rsidRPr="00BA0978">
        <w:rPr>
          <w:lang w:val="en-US"/>
        </w:rPr>
        <w:t xml:space="preserve"> might be desirable</w:t>
      </w:r>
      <w:r w:rsidR="00447F22">
        <w:rPr>
          <w:lang w:val="en-US"/>
        </w:rPr>
        <w:t xml:space="preserve"> for hypothesis testing</w:t>
      </w:r>
      <w:r w:rsidRPr="00BA0978">
        <w:rPr>
          <w:lang w:val="en-US"/>
        </w:rPr>
        <w:t xml:space="preserve">, yet the degree of conservativism in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iCs/>
          <w:lang w:val="en-US"/>
        </w:rPr>
        <w:t xml:space="preserve"> </w:t>
      </w:r>
      <w:r w:rsidRPr="00BA0978">
        <w:rPr>
          <w:lang w:val="en-US"/>
        </w:rPr>
        <w:t xml:space="preserve">might be too extreme, we hypothesized that a quantile </w:t>
      </w:r>
      <w:r w:rsidR="004011AF">
        <w:rPr>
          <w:lang w:val="en-US"/>
        </w:rPr>
        <w:t xml:space="preserve">lower-bound </w:t>
      </w:r>
      <w:r w:rsidRPr="00BA0978">
        <w:rPr>
          <w:lang w:val="en-US"/>
        </w:rPr>
        <w:t xml:space="preserve">estimate of </w:t>
      </w:r>
      <m:oMath>
        <m:r>
          <m:rPr>
            <m:sty m:val="p"/>
          </m:rPr>
          <w:rPr>
            <w:rFonts w:ascii="Cambria Math" w:hAnsi="Cambria Math"/>
            <w:lang w:val="en-US"/>
          </w:rPr>
          <m:t>ρ</m:t>
        </m:r>
      </m:oMath>
      <w:r w:rsidRPr="00BA0978">
        <w:rPr>
          <w:lang w:val="en-US"/>
        </w:rPr>
        <w:t xml:space="preserve"> might yield additional power while maintaining appropriate Type I error </w:t>
      </w:r>
      <w:r w:rsidR="004011AF">
        <w:rPr>
          <w:lang w:val="en-US"/>
        </w:rPr>
        <w:t xml:space="preserve">rate </w:t>
      </w:r>
      <w:r w:rsidRPr="00BA0978">
        <w:rPr>
          <w:lang w:val="en-US"/>
        </w:rPr>
        <w:t>control.</w:t>
      </w:r>
    </w:p>
    <w:p w14:paraId="0035337D" w14:textId="5658C6A6" w:rsidR="005D5F99" w:rsidRPr="00BA0978" w:rsidRDefault="00BA0978" w:rsidP="00BA0978">
      <w:pPr>
        <w:pStyle w:val="Newparagraph"/>
        <w:rPr>
          <w:lang w:val="en-US"/>
        </w:rPr>
      </w:pPr>
      <w:r w:rsidRPr="00BA0978">
        <w:rPr>
          <w:lang w:val="en-US"/>
        </w:rPr>
        <w:t xml:space="preserve">The Fisher transformation of a Pearson correlation can be used to obtain an approximately normally distributed quantity and thus, a confidence interval for </w:t>
      </w:r>
      <m:oMath>
        <m:r>
          <m:rPr>
            <m:sty m:val="p"/>
          </m:rPr>
          <w:rPr>
            <w:rFonts w:ascii="Cambria Math" w:hAnsi="Cambria Math"/>
            <w:lang w:val="en-US"/>
          </w:rPr>
          <m:t>ρ</m:t>
        </m:r>
      </m:oMath>
      <w:r w:rsidRPr="00BA0978">
        <w:rPr>
          <w:lang w:val="en-US"/>
        </w:rPr>
        <w:t xml:space="preserve">. Our estimator is constructed from the lower bound of an 80% confidence interval for the one-sided hypothesis test of a correlation between matched samples. Let </w:t>
      </w:r>
      <m:oMath>
        <m:r>
          <w:rPr>
            <w:rFonts w:ascii="Cambria Math" w:hAnsi="Cambria Math"/>
            <w:lang w:val="en-US"/>
          </w:rPr>
          <m:t>SE=1</m:t>
        </m:r>
        <m:r>
          <m:rPr>
            <m:lit/>
          </m:rPr>
          <w:rPr>
            <w:rFonts w:ascii="Cambria Math" w:hAnsi="Cambria Math"/>
            <w:lang w:val="en-US"/>
          </w:rPr>
          <m:t>/</m:t>
        </m:r>
        <m:rad>
          <m:radPr>
            <m:degHide m:val="1"/>
            <m:ctrlPr>
              <w:rPr>
                <w:rFonts w:ascii="Cambria Math" w:hAnsi="Cambria Math"/>
                <w:i/>
                <w:iCs/>
                <w:lang w:val="en-US"/>
              </w:rPr>
            </m:ctrlPr>
          </m:radPr>
          <m:deg/>
          <m:e>
            <m:r>
              <w:rPr>
                <w:rFonts w:ascii="Cambria Math" w:hAnsi="Cambria Math"/>
                <w:lang w:val="en-US"/>
              </w:rPr>
              <m:t>n-3</m:t>
            </m:r>
          </m:e>
        </m:rad>
      </m:oMath>
      <w:r w:rsidRPr="00BA0978">
        <w:rPr>
          <w:lang w:val="en-US"/>
        </w:rPr>
        <w:t xml:space="preserve"> be the standard error of the Fisher-transformed correlation coefficient. Then the following formula gives the quantile estimator of the correlation of </w:t>
      </w:r>
      <w:r w:rsidRPr="00BA0978">
        <w:rPr>
          <w:i/>
          <w:iCs/>
          <w:lang w:val="en-US"/>
        </w:rPr>
        <w:t>m</w:t>
      </w:r>
      <w:r w:rsidRPr="00BA0978">
        <w:rPr>
          <w:lang w:val="en-US"/>
        </w:rPr>
        <w:t xml:space="preserve"> matched samples:</w:t>
      </w:r>
    </w:p>
    <w:p w14:paraId="14050014" w14:textId="30ABED4C" w:rsidR="005D5F99" w:rsidRDefault="005D5F99" w:rsidP="005D5F99">
      <w:pPr>
        <w:pStyle w:val="Displayedequation"/>
      </w:pPr>
      <w:r>
        <w:tab/>
      </w:r>
      <m:oMath>
        <m:sSub>
          <m:sSubPr>
            <m:ctrlPr>
              <w:rPr>
                <w:rFonts w:ascii="Cambria Math" w:hAnsi="Cambria Math"/>
                <w:i/>
                <w:iCs/>
              </w:rPr>
            </m:ctrlPr>
          </m:sSubPr>
          <m:e>
            <m:r>
              <w:rPr>
                <w:rFonts w:ascii="Cambria Math" w:hAnsi="Cambria Math"/>
              </w:rPr>
              <m:t>r</m:t>
            </m:r>
          </m:e>
          <m:sub>
            <m:r>
              <w:rPr>
                <w:rFonts w:ascii="Cambria Math" w:hAnsi="Cambria Math"/>
              </w:rPr>
              <m:t>q</m:t>
            </m:r>
          </m:sub>
        </m:sSub>
        <m:r>
          <w:rPr>
            <w:rFonts w:ascii="Cambria Math" w:hAnsi="Cambria Math"/>
          </w:rPr>
          <m:t>=tanh</m:t>
        </m:r>
        <m:d>
          <m:dPr>
            <m:ctrlPr>
              <w:rPr>
                <w:rFonts w:ascii="Cambria Math" w:hAnsi="Cambria Math"/>
                <w:i/>
                <w:iCs/>
              </w:rPr>
            </m:ctrlPr>
          </m:dPr>
          <m:e>
            <m:r>
              <w:rPr>
                <w:rFonts w:ascii="Cambria Math" w:hAnsi="Cambria Math"/>
              </w:rPr>
              <m:t>artanh</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matched</m:t>
                    </m:r>
                  </m:sub>
                </m:sSub>
              </m:e>
            </m:d>
            <m:r>
              <w:rPr>
                <w:rFonts w:ascii="Cambria Math" w:hAnsi="Cambria Math"/>
              </w:rPr>
              <m:t>-</m:t>
            </m:r>
            <m:sSub>
              <m:sSubPr>
                <m:ctrlPr>
                  <w:rPr>
                    <w:rFonts w:ascii="Cambria Math" w:hAnsi="Cambria Math"/>
                    <w:i/>
                    <w:iCs/>
                  </w:rPr>
                </m:ctrlPr>
              </m:sSubPr>
              <m:e>
                <m:r>
                  <w:rPr>
                    <w:rFonts w:ascii="Cambria Math" w:hAnsi="Cambria Math"/>
                  </w:rPr>
                  <m:t>z</m:t>
                </m:r>
              </m:e>
              <m:sub>
                <m:r>
                  <m:rPr>
                    <m:sty m:val="p"/>
                  </m:rPr>
                  <w:rPr>
                    <w:rFonts w:ascii="Cambria Math" w:hAnsi="Cambria Math"/>
                  </w:rPr>
                  <m:t>α</m:t>
                </m:r>
              </m:sub>
            </m:sSub>
            <m:r>
              <m:rPr>
                <m:sty m:val="p"/>
              </m:rPr>
              <w:rPr>
                <w:rFonts w:ascii="Cambria Math" w:hAnsi="Cambria Math"/>
              </w:rPr>
              <m:t>×</m:t>
            </m:r>
            <m:r>
              <w:rPr>
                <w:rFonts w:ascii="Cambria Math" w:hAnsi="Cambria Math"/>
              </w:rPr>
              <m:t>SE</m:t>
            </m:r>
          </m:e>
        </m:d>
      </m:oMath>
      <w:r>
        <w:tab/>
        <w:t>(</w:t>
      </w:r>
      <w:r w:rsidR="00BA0978">
        <w:t>4</w:t>
      </w:r>
      <w:r>
        <w:t>)</w:t>
      </w:r>
    </w:p>
    <w:p w14:paraId="5DD09A77" w14:textId="22FA4286" w:rsidR="00BA0978" w:rsidRPr="00BA0978" w:rsidRDefault="00BA0978" w:rsidP="00BA0978">
      <w:pPr>
        <w:pStyle w:val="Newparagraph"/>
        <w:rPr>
          <w:iCs/>
          <w:lang w:val="en-US"/>
        </w:rPr>
      </w:pPr>
      <w:r w:rsidRPr="00BA0978">
        <w:rPr>
          <w:iCs/>
          <w:lang w:val="en-US"/>
        </w:rPr>
        <w:t xml:space="preserve">Where </w:t>
      </w:r>
      <m:oMath>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α</m:t>
            </m:r>
          </m:sub>
        </m:sSub>
      </m:oMath>
      <w:r w:rsidRPr="00BA0978">
        <w:rPr>
          <w:iCs/>
          <w:lang w:val="en-US"/>
        </w:rPr>
        <w:t xml:space="preserve"> is the critical value chosen based on a desired confidence level. </w:t>
      </w:r>
    </w:p>
    <w:p w14:paraId="0594BAA0" w14:textId="77777777" w:rsidR="00AD0566" w:rsidRDefault="00BA0978" w:rsidP="00AD0566">
      <w:pPr>
        <w:pStyle w:val="Newparagraph"/>
        <w:rPr>
          <w:lang w:val="en-US"/>
        </w:rPr>
      </w:pPr>
      <w:r w:rsidRPr="00BA0978">
        <w:rPr>
          <w:lang w:val="en-US"/>
        </w:rPr>
        <w:t xml:space="preserve">Our rationale behind the quantile estimator was to account for the uncertainty in </w:t>
      </w:r>
      <m:oMath>
        <m:r>
          <m:rPr>
            <m:sty m:val="p"/>
          </m:rPr>
          <w:rPr>
            <w:rFonts w:ascii="Cambria Math" w:hAnsi="Cambria Math"/>
            <w:lang w:val="en-US"/>
          </w:rPr>
          <m:t>ρ</m:t>
        </m:r>
      </m:oMath>
      <w:r w:rsidRPr="00BA0978">
        <w:rPr>
          <w:lang w:val="en-US"/>
        </w:rPr>
        <w:t xml:space="preserve"> when computing the two-sample </w:t>
      </w:r>
      <w:r w:rsidRPr="00BA0978">
        <w:rPr>
          <w:i/>
          <w:iCs/>
          <w:lang w:val="en-US"/>
        </w:rPr>
        <w:t>t</w:t>
      </w:r>
      <w:r w:rsidRPr="00BA0978">
        <w:rPr>
          <w:lang w:val="en-US"/>
        </w:rPr>
        <w:t xml:space="preserve">-test modified for correlated data. This uncertainty exists even when data are entirely matched. The modified </w:t>
      </w:r>
      <w:r w:rsidRPr="00BA0978">
        <w:rPr>
          <w:i/>
          <w:iCs/>
          <w:lang w:val="en-US"/>
        </w:rPr>
        <w:t>t</w:t>
      </w:r>
      <w:r w:rsidRPr="00BA0978">
        <w:rPr>
          <w:lang w:val="en-US"/>
        </w:rPr>
        <w:t xml:space="preserve">-test using the sample </w:t>
      </w:r>
      <w:r w:rsidRPr="00BA0978">
        <w:rPr>
          <w:lang w:val="en-US"/>
        </w:rPr>
        <w:lastRenderedPageBreak/>
        <w:t xml:space="preserve">correlation was shown to achieve the same nominal significance level that the paired-samples </w:t>
      </w:r>
      <w:r w:rsidRPr="00BA0978">
        <w:rPr>
          <w:i/>
          <w:iCs/>
          <w:lang w:val="en-US"/>
        </w:rPr>
        <w:t>t</w:t>
      </w:r>
      <w:r w:rsidRPr="00BA0978">
        <w:rPr>
          <w:lang w:val="en-US"/>
        </w:rPr>
        <w:t xml:space="preserve">-test achieved in sample sizes of 100 or greater; see </w:t>
      </w:r>
      <w:sdt>
        <w:sdtPr>
          <w:rPr>
            <w:lang w:val="en-US"/>
          </w:rPr>
          <w:id w:val="639313609"/>
          <w:citation/>
        </w:sdtPr>
        <w:sdtContent>
          <w:r w:rsidRPr="00BA0978">
            <w:rPr>
              <w:lang w:val="en-US"/>
            </w:rPr>
            <w:fldChar w:fldCharType="begin"/>
          </w:r>
          <w:r w:rsidRPr="00BA0978">
            <w:rPr>
              <w:lang w:val="en-US"/>
            </w:rPr>
            <w:instrText xml:space="preserve"> CITATION Don12 \l 1033 </w:instrText>
          </w:r>
          <w:r w:rsidRPr="00BA0978">
            <w:rPr>
              <w:lang w:val="en-US"/>
            </w:rPr>
            <w:fldChar w:fldCharType="separate"/>
          </w:r>
          <w:r w:rsidR="001D6354" w:rsidRPr="001D6354">
            <w:rPr>
              <w:noProof/>
              <w:lang w:val="en-US"/>
            </w:rPr>
            <w:t>[1]</w:t>
          </w:r>
          <w:r w:rsidRPr="00BA0978">
            <w:fldChar w:fldCharType="end"/>
          </w:r>
        </w:sdtContent>
      </w:sdt>
      <w:r w:rsidRPr="00BA0978">
        <w:rPr>
          <w:lang w:val="en-US"/>
        </w:rPr>
        <w:t xml:space="preserve">. In smaller samples, an estimator of correlation that is biased toward underestimating the true correlation will result in a more conservative test. In theory, there exists some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m:t>
            </m:r>
          </m:sub>
        </m:sSub>
      </m:oMath>
      <w:r w:rsidRPr="00BA0978">
        <w:rPr>
          <w:iCs/>
          <w:lang w:val="en-US"/>
        </w:rPr>
        <w:t xml:space="preserve"> for which the Type I error is controlled at any desired level. In practice, we selected the 20</w:t>
      </w:r>
      <w:r w:rsidRPr="00BA0978">
        <w:rPr>
          <w:iCs/>
          <w:vertAlign w:val="superscript"/>
          <w:lang w:val="en-US"/>
        </w:rPr>
        <w:t>th</w:t>
      </w:r>
      <w:r w:rsidRPr="00BA0978">
        <w:rPr>
          <w:iCs/>
          <w:lang w:val="en-US"/>
        </w:rPr>
        <w:t xml:space="preserve"> quantile as a semi-conservative estimator that we expected to generalize to a variety of datasets</w:t>
      </w:r>
      <w:r w:rsidR="004011AF">
        <w:rPr>
          <w:iCs/>
          <w:lang w:val="en-US"/>
        </w:rPr>
        <w:t>, so t</w:t>
      </w:r>
      <w:r w:rsidR="004011AF" w:rsidRPr="004011AF">
        <w:rPr>
          <w:iCs/>
          <w:lang w:val="en-US"/>
        </w:rPr>
        <w:t xml:space="preserve">he critical value of </w:t>
      </w:r>
      <m:oMath>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α</m:t>
            </m:r>
          </m:sub>
        </m:sSub>
      </m:oMath>
      <w:r w:rsidR="004011AF" w:rsidRPr="004011AF">
        <w:rPr>
          <w:iCs/>
          <w:lang w:val="en-US"/>
        </w:rPr>
        <w:t xml:space="preserve"> was 0.842. We refer to this estimator as the 20</w:t>
      </w:r>
      <w:r w:rsidR="004011AF" w:rsidRPr="004011AF">
        <w:rPr>
          <w:iCs/>
          <w:vertAlign w:val="superscript"/>
          <w:lang w:val="en-US"/>
        </w:rPr>
        <w:t>th</w:t>
      </w:r>
      <w:r w:rsidR="004011AF" w:rsidRPr="004011AF">
        <w:rPr>
          <w:iCs/>
          <w:lang w:val="en-US"/>
        </w:rPr>
        <w:t xml:space="preserve"> quantile estimator of the correlation of the matched samples, 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004011AF" w:rsidRPr="004011AF">
        <w:rPr>
          <w:iCs/>
          <w:lang w:val="en-US"/>
        </w:rPr>
        <w:t>.</w:t>
      </w:r>
      <w:r w:rsidR="00AD0566">
        <w:rPr>
          <w:iCs/>
          <w:lang w:val="en-US"/>
        </w:rPr>
        <w:t xml:space="preserve"> </w:t>
      </w:r>
      <w:r w:rsidRPr="00BA0978">
        <w:rPr>
          <w:lang w:val="en-US"/>
        </w:rPr>
        <w:t xml:space="preserve">The quantile estimator requires at least four matched samples to be calculable, due to its basis on the confidence interval calculation, in which the denominator of the standard error is </w:t>
      </w:r>
      <m:oMath>
        <m:r>
          <w:rPr>
            <w:rFonts w:ascii="Cambria Math" w:hAnsi="Cambria Math"/>
            <w:lang w:val="en-US"/>
          </w:rPr>
          <m:t>n-3</m:t>
        </m:r>
      </m:oMath>
      <w:r w:rsidRPr="00BA0978">
        <w:rPr>
          <w:lang w:val="en-US"/>
        </w:rPr>
        <w:t>.</w:t>
      </w:r>
    </w:p>
    <w:p w14:paraId="48FD837B" w14:textId="42688E86" w:rsidR="00CA0BF6" w:rsidRPr="00CA0BF6" w:rsidRDefault="0003284E" w:rsidP="00AD0566">
      <w:pPr>
        <w:pStyle w:val="Newparagraph"/>
      </w:pPr>
      <w:r>
        <w:rPr>
          <w:lang w:val="en-US"/>
        </w:rPr>
        <w:t>Note that</w:t>
      </w:r>
      <w:r w:rsidR="00CA0BF6">
        <w:rPr>
          <w:lang w:val="en-US"/>
        </w:rPr>
        <w:t>, as with other estimators,</w:t>
      </w:r>
      <w:r>
        <w:rPr>
          <w:lang w:val="en-US"/>
        </w:rPr>
        <w:t xml:space="preserve"> </w:t>
      </w:r>
      <m:oMath>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lim</m:t>
                </m:r>
              </m:e>
              <m:lim>
                <m:r>
                  <w:rPr>
                    <w:rFonts w:ascii="Cambria Math" w:hAnsi="Cambria Math"/>
                    <w:lang w:val="en-US"/>
                  </w:rPr>
                  <m:t>m→∞</m:t>
                </m:r>
              </m:lim>
            </m:limLow>
          </m:fName>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q20</m:t>
                </m:r>
              </m:sub>
            </m:sSub>
            <m:r>
              <w:rPr>
                <w:rFonts w:ascii="Cambria Math" w:hAnsi="Cambria Math"/>
                <w:lang w:val="en-US"/>
              </w:rPr>
              <m:t>=ρ</m:t>
            </m:r>
          </m:e>
        </m:func>
      </m:oMath>
      <w:r w:rsidR="00AD0566">
        <w:rPr>
          <w:lang w:val="en-US"/>
        </w:rPr>
        <w:t>.</w:t>
      </w:r>
      <w:r w:rsidR="00CA0BF6">
        <w:rPr>
          <w:lang w:val="en-US"/>
        </w:rPr>
        <w:t xml:space="preserve"> </w:t>
      </w:r>
      <w:r w:rsidR="00AD0566">
        <w:t>H</w:t>
      </w:r>
      <w:r w:rsidR="00CA0BF6" w:rsidRPr="00CA0BF6">
        <w:t>owever</w:t>
      </w:r>
      <w:r w:rsidR="00AD0566">
        <w:t>,</w:t>
      </w:r>
      <w:r w:rsidR="00CA0BF6">
        <w:t xml:space="preserve"> </w:t>
      </w:r>
      <w:r w:rsidR="00500DD0">
        <w:t xml:space="preserve">for any finite sample size,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q20</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Pearson</m:t>
            </m:r>
          </m:sub>
        </m:sSub>
      </m:oMath>
      <w:r w:rsidR="00AD0566">
        <w:rPr>
          <w:lang w:val="en-US"/>
        </w:rPr>
        <w:t>.</w:t>
      </w:r>
      <w:r w:rsidR="007C02C0">
        <w:rPr>
          <w:lang w:val="en-US"/>
        </w:rPr>
        <w:t xml:space="preserve"> </w:t>
      </w:r>
      <w:r w:rsidR="00AD0566">
        <w:rPr>
          <w:lang w:val="en-US"/>
        </w:rPr>
        <w:t>T</w:t>
      </w:r>
      <w:r w:rsidR="007C02C0">
        <w:rPr>
          <w:lang w:val="en-US"/>
        </w:rPr>
        <w:t xml:space="preserve">herefore,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q20</m:t>
            </m:r>
          </m:sub>
        </m:sSub>
      </m:oMath>
      <w:r w:rsidR="007C02C0">
        <w:rPr>
          <w:lang w:val="en-US"/>
        </w:rPr>
        <w:t xml:space="preserve"> will be more conservative than </w:t>
      </w:r>
      <w:r w:rsidR="00AD0566">
        <w:rPr>
          <w:lang w:val="en-US"/>
        </w:rPr>
        <w:t>other approaches yet it possesses the same asymptotic properties of unbiasedness.</w:t>
      </w:r>
    </w:p>
    <w:p w14:paraId="1EE0C58D" w14:textId="09D845E1" w:rsidR="005D5F99" w:rsidRDefault="005D5F99" w:rsidP="005D5F99">
      <w:pPr>
        <w:pStyle w:val="Heading3"/>
      </w:pPr>
      <w:r>
        <w:t>Bayesian estimator of the matched samples</w:t>
      </w:r>
    </w:p>
    <w:p w14:paraId="1A5000AC" w14:textId="28B79950" w:rsidR="00BA0978" w:rsidRPr="00BA0978" w:rsidRDefault="00BA0978" w:rsidP="00BA0978">
      <w:pPr>
        <w:pStyle w:val="Newparagraph"/>
        <w:ind w:firstLine="0"/>
        <w:rPr>
          <w:lang w:val="en-US"/>
        </w:rPr>
      </w:pPr>
      <w:r w:rsidRPr="00BA0978">
        <w:rPr>
          <w:lang w:val="en-US"/>
        </w:rPr>
        <w:t xml:space="preserve">One undesirable property of the quantile estimator is its bias toward underestimating the true correlation, even when sample sizes may be large enough to warrant less conservatism. A Bayesian approach permits some conservatism in the form of shrinkage towards a prior </w:t>
      </w:r>
      <w:r w:rsidR="00AD0566">
        <w:rPr>
          <w:lang w:val="en-US"/>
        </w:rPr>
        <w:t xml:space="preserve">mean </w:t>
      </w:r>
      <w:r w:rsidRPr="00BA0978">
        <w:rPr>
          <w:lang w:val="en-US"/>
        </w:rPr>
        <w:t xml:space="preserve">of </w:t>
      </w:r>
      <m:oMath>
        <m:r>
          <m:rPr>
            <m:sty m:val="p"/>
          </m:rPr>
          <w:rPr>
            <w:rFonts w:ascii="Cambria Math" w:hAnsi="Cambria Math"/>
            <w:lang w:val="en-US"/>
          </w:rPr>
          <m:t>ρ</m:t>
        </m:r>
      </m:oMath>
      <w:r w:rsidRPr="00BA0978">
        <w:rPr>
          <w:lang w:val="en-US"/>
        </w:rPr>
        <w:t>, while also accompanying evidence from observed data.</w:t>
      </w:r>
    </w:p>
    <w:p w14:paraId="6A78F330" w14:textId="6EDD3135" w:rsidR="00BA0978" w:rsidRPr="00BA0978" w:rsidRDefault="00BA0978" w:rsidP="00BA0978">
      <w:pPr>
        <w:pStyle w:val="Newparagraph"/>
        <w:rPr>
          <w:iCs/>
          <w:lang w:val="en-US"/>
        </w:rPr>
      </w:pPr>
      <w:r w:rsidRPr="00BA0978">
        <w:rPr>
          <w:iCs/>
          <w:lang w:val="en-US"/>
        </w:rPr>
        <w:t xml:space="preserve">Several Bayesian estimators of correlation are available for bivariate normal data with known variances and small sample sizes; see </w:t>
      </w:r>
      <w:sdt>
        <w:sdtPr>
          <w:rPr>
            <w:iCs/>
            <w:lang w:val="en-US"/>
          </w:rPr>
          <w:id w:val="-467896377"/>
          <w:citation/>
        </w:sdtPr>
        <w:sdtContent>
          <w:r w:rsidRPr="00BA0978">
            <w:rPr>
              <w:iCs/>
              <w:lang w:val="en-US"/>
            </w:rPr>
            <w:fldChar w:fldCharType="begin"/>
          </w:r>
          <w:r w:rsidRPr="00BA0978">
            <w:rPr>
              <w:iCs/>
              <w:lang w:val="en-US"/>
            </w:rPr>
            <w:instrText xml:space="preserve"> CITATION Fos12 \l 1033 </w:instrText>
          </w:r>
          <w:r w:rsidRPr="00BA0978">
            <w:rPr>
              <w:iCs/>
              <w:lang w:val="en-US"/>
            </w:rPr>
            <w:fldChar w:fldCharType="separate"/>
          </w:r>
          <w:r w:rsidR="001D6354" w:rsidRPr="001D6354">
            <w:rPr>
              <w:noProof/>
              <w:lang w:val="en-US"/>
            </w:rPr>
            <w:t>[5]</w:t>
          </w:r>
          <w:r w:rsidRPr="00BA0978">
            <w:fldChar w:fldCharType="end"/>
          </w:r>
        </w:sdtContent>
      </w:sdt>
      <w:r w:rsidRPr="00BA0978">
        <w:rPr>
          <w:iCs/>
          <w:lang w:val="en-US"/>
        </w:rPr>
        <w:t>. We adapted the estimator based on the posterior mean assuming an arcsine prior by first standardizing the data to comply with the assumptions of zero means and unit variances. The arc-sine prior is equivalent to a generalized beta (2, 1, 0.5, 0.5) prior.</w:t>
      </w:r>
    </w:p>
    <w:p w14:paraId="2B2A2BD5" w14:textId="7B3D432E" w:rsidR="005D5F99" w:rsidRPr="00BA0978" w:rsidRDefault="00BA0978" w:rsidP="00BA0978">
      <w:pPr>
        <w:pStyle w:val="Newparagraph"/>
        <w:rPr>
          <w:lang w:val="en-US"/>
        </w:rPr>
      </w:pPr>
      <w:r w:rsidRPr="00BA0978">
        <w:rPr>
          <w:iCs/>
          <w:lang w:val="en-US"/>
        </w:rPr>
        <w:lastRenderedPageBreak/>
        <w:t xml:space="preserve">Let </w:t>
      </w:r>
      <m:oMath>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m:t>
            </m:r>
          </m:sup>
        </m:sSubSup>
        <m:r>
          <w:rPr>
            <w:rFonts w:ascii="Cambria Math" w:hAnsi="Cambria Math"/>
            <w:lang w:val="en-US"/>
          </w:rPr>
          <m:t>)</m:t>
        </m:r>
      </m:oMath>
      <w:r w:rsidRPr="00BA0978">
        <w:rPr>
          <w:lang w:val="en-US"/>
        </w:rPr>
        <w:t xml:space="preserve"> and </w:t>
      </w:r>
      <m:oMath>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1</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2</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n</m:t>
            </m:r>
          </m:sub>
          <m:sup>
            <m:r>
              <w:rPr>
                <w:rFonts w:ascii="Cambria Math" w:hAnsi="Cambria Math"/>
                <w:lang w:val="en-US"/>
              </w:rPr>
              <m:t>'</m:t>
            </m:r>
          </m:sup>
        </m:sSubSup>
        <m:r>
          <w:rPr>
            <w:rFonts w:ascii="Cambria Math" w:hAnsi="Cambria Math"/>
            <w:lang w:val="en-US"/>
          </w:rPr>
          <m:t>)</m:t>
        </m:r>
      </m:oMath>
      <w:r w:rsidRPr="00BA0978">
        <w:rPr>
          <w:lang w:val="en-US"/>
        </w:rPr>
        <w:t xml:space="preserve"> denote standardized samples. Let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2</m:t>
                </m:r>
              </m:sup>
            </m:sSup>
          </m:e>
        </m:nary>
      </m:oMath>
      <w:r w:rsidRPr="00BA0978">
        <w:rPr>
          <w:lang w:val="en-US"/>
        </w:rPr>
        <w:t xml:space="preserve">,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Y</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2</m:t>
                </m:r>
              </m:sup>
            </m:sSup>
          </m:e>
        </m:nary>
      </m:oMath>
      <w:r w:rsidRPr="00BA0978">
        <w:rPr>
          <w:lang w:val="en-US"/>
        </w:rPr>
        <w:t xml:space="preserve">, and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XY</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e>
        </m:nary>
      </m:oMath>
      <w:r w:rsidRPr="00BA0978">
        <w:rPr>
          <w:lang w:val="en-US"/>
        </w:rPr>
        <w:t xml:space="preserve"> denote quantities obtained from the </w:t>
      </w:r>
      <w:r w:rsidRPr="00BA0978">
        <w:rPr>
          <w:i/>
          <w:iCs/>
          <w:lang w:val="en-US"/>
        </w:rPr>
        <w:t>m</w:t>
      </w:r>
      <w:r w:rsidRPr="00BA0978">
        <w:rPr>
          <w:lang w:val="en-US"/>
        </w:rPr>
        <w:t xml:space="preserve"> matched samples. Then the following formula gives the posterior mean correlation assuming an arc-sine prior:</w:t>
      </w:r>
    </w:p>
    <w:p w14:paraId="0BE054B6" w14:textId="1D3CD315" w:rsidR="005D5F99" w:rsidRDefault="005D5F99" w:rsidP="005D5F99">
      <w:pPr>
        <w:pStyle w:val="Displayedequation"/>
      </w:pPr>
      <w:r>
        <w:tab/>
      </w:r>
      <m:oMath>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Bayes</m:t>
            </m:r>
          </m:sub>
        </m:sSub>
        <m:r>
          <w:rPr>
            <w:rFonts w:ascii="Cambria Math" w:hAnsi="Cambria Math"/>
            <w:sz w:val="28"/>
            <w:szCs w:val="28"/>
          </w:rPr>
          <m:t>=</m:t>
        </m:r>
        <m:f>
          <m:fPr>
            <m:ctrlPr>
              <w:rPr>
                <w:rFonts w:ascii="Cambria Math" w:hAnsi="Cambria Math"/>
                <w:i/>
                <w:sz w:val="28"/>
                <w:szCs w:val="28"/>
              </w:rPr>
            </m:ctrlPr>
          </m:fPr>
          <m:num>
            <m:nary>
              <m:naryPr>
                <m:limLoc m:val="subSup"/>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2</m:t>
                    </m:r>
                  </m:den>
                </m:f>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2π </m:t>
                            </m:r>
                            <m:rad>
                              <m:radPr>
                                <m:degHide m:val="1"/>
                                <m:ctrlPr>
                                  <w:rPr>
                                    <w:rFonts w:ascii="Cambria Math" w:hAnsi="Cambria Math"/>
                                    <w:i/>
                                    <w:sz w:val="28"/>
                                    <w:szCs w:val="28"/>
                                  </w:rPr>
                                </m:ctrlPr>
                              </m:radPr>
                              <m:deg/>
                              <m:e>
                                <m:r>
                                  <w:rPr>
                                    <w:rFonts w:ascii="Cambria Math" w:hAnsi="Cambria Math"/>
                                    <w:sz w:val="28"/>
                                    <w:szCs w:val="28"/>
                                  </w:rPr>
                                  <m:t xml:space="preserve">1 - </m:t>
                                </m:r>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e>
                            </m:rad>
                          </m:den>
                        </m:f>
                      </m:e>
                    </m:d>
                  </m:e>
                  <m:sup>
                    <m:r>
                      <w:rPr>
                        <w:rFonts w:ascii="Cambria Math" w:hAnsi="Cambria Math"/>
                        <w:sz w:val="28"/>
                        <w:szCs w:val="28"/>
                      </w:rPr>
                      <m:t>m</m:t>
                    </m:r>
                  </m:sup>
                </m:sSup>
                <m:r>
                  <w:rPr>
                    <w:rFonts w:ascii="Cambria Math" w:hAnsi="Cambria Math"/>
                    <w:sz w:val="28"/>
                    <w:szCs w:val="28"/>
                  </w:rPr>
                  <m:t>exp</m:t>
                </m:r>
                <m:d>
                  <m:dPr>
                    <m:begChr m:val="{"/>
                    <m:endChr m:val="}"/>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2(1-</m:t>
                        </m:r>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r>
                          <w:rPr>
                            <w:rFonts w:ascii="Cambria Math" w:hAnsi="Cambria Math"/>
                            <w:sz w:val="28"/>
                            <w:szCs w:val="28"/>
                          </w:rPr>
                          <m:t>)</m:t>
                        </m:r>
                      </m:den>
                    </m:f>
                    <m:d>
                      <m:dPr>
                        <m:begChr m:val="["/>
                        <m:endChr m:val="]"/>
                        <m:ctrlPr>
                          <w:rPr>
                            <w:rFonts w:ascii="Cambria Math" w:hAnsi="Cambria Math"/>
                            <w:i/>
                            <w:sz w:val="28"/>
                            <w:szCs w:val="28"/>
                          </w:rPr>
                        </m:ctrlPr>
                      </m:dPr>
                      <m:e>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X</m:t>
                            </m:r>
                          </m:sub>
                        </m:sSub>
                        <m:r>
                          <w:rPr>
                            <w:rFonts w:ascii="Cambria Math" w:hAnsi="Cambria Math"/>
                            <w:sz w:val="28"/>
                            <w:szCs w:val="28"/>
                          </w:rPr>
                          <m:t>-2</m:t>
                        </m:r>
                        <m:r>
                          <m:rPr>
                            <m:sty m:val="p"/>
                          </m:rPr>
                          <w:rPr>
                            <w:rFonts w:ascii="Cambria Math" w:hAnsi="Cambria Math"/>
                            <w:sz w:val="28"/>
                            <w:szCs w:val="28"/>
                          </w:rPr>
                          <m:t>ρ</m:t>
                        </m:r>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XY</m:t>
                            </m:r>
                          </m:sub>
                        </m:sSub>
                        <m:r>
                          <w:rPr>
                            <w:rFonts w:ascii="Cambria Math" w:hAnsi="Cambria Math"/>
                            <w:sz w:val="28"/>
                            <w:szCs w:val="28"/>
                          </w:rPr>
                          <m:t>+</m:t>
                        </m:r>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Y</m:t>
                            </m:r>
                          </m:sub>
                        </m:sSub>
                      </m:e>
                    </m:d>
                  </m:e>
                </m:d>
              </m:e>
            </m:nary>
            <m:r>
              <w:rPr>
                <w:rFonts w:ascii="Cambria Math" w:hAnsi="Cambria Math"/>
                <w:sz w:val="28"/>
                <w:szCs w:val="28"/>
              </w:rPr>
              <m:t>dρ</m:t>
            </m:r>
          </m:num>
          <m:den>
            <m:nary>
              <m:naryPr>
                <m:limLoc m:val="subSup"/>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π </m:t>
                    </m:r>
                    <m:rad>
                      <m:radPr>
                        <m:degHide m:val="1"/>
                        <m:ctrlPr>
                          <w:rPr>
                            <w:rFonts w:ascii="Cambria Math" w:hAnsi="Cambria Math"/>
                            <w:i/>
                            <w:sz w:val="28"/>
                            <w:szCs w:val="28"/>
                          </w:rPr>
                        </m:ctrlPr>
                      </m:radPr>
                      <m:deg/>
                      <m:e>
                        <m:r>
                          <w:rPr>
                            <w:rFonts w:ascii="Cambria Math" w:hAnsi="Cambria Math"/>
                            <w:sz w:val="28"/>
                            <w:szCs w:val="28"/>
                          </w:rPr>
                          <m:t xml:space="preserve">1 - </m:t>
                        </m:r>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e>
                    </m:rad>
                  </m:den>
                </m:f>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2π </m:t>
                            </m:r>
                            <m:rad>
                              <m:radPr>
                                <m:degHide m:val="1"/>
                                <m:ctrlPr>
                                  <w:rPr>
                                    <w:rFonts w:ascii="Cambria Math" w:hAnsi="Cambria Math"/>
                                    <w:i/>
                                    <w:sz w:val="28"/>
                                    <w:szCs w:val="28"/>
                                  </w:rPr>
                                </m:ctrlPr>
                              </m:radPr>
                              <m:deg/>
                              <m:e>
                                <m:r>
                                  <w:rPr>
                                    <w:rFonts w:ascii="Cambria Math" w:hAnsi="Cambria Math"/>
                                    <w:sz w:val="28"/>
                                    <w:szCs w:val="28"/>
                                  </w:rPr>
                                  <m:t xml:space="preserve">1 - </m:t>
                                </m:r>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e>
                            </m:rad>
                          </m:den>
                        </m:f>
                      </m:e>
                    </m:d>
                  </m:e>
                  <m:sup>
                    <m:r>
                      <w:rPr>
                        <w:rFonts w:ascii="Cambria Math" w:hAnsi="Cambria Math"/>
                        <w:sz w:val="28"/>
                        <w:szCs w:val="28"/>
                      </w:rPr>
                      <m:t>m</m:t>
                    </m:r>
                  </m:sup>
                </m:sSup>
                <m:r>
                  <w:rPr>
                    <w:rFonts w:ascii="Cambria Math" w:hAnsi="Cambria Math"/>
                    <w:sz w:val="28"/>
                    <w:szCs w:val="28"/>
                  </w:rPr>
                  <m:t>exp</m:t>
                </m:r>
                <m:d>
                  <m:dPr>
                    <m:begChr m:val="{"/>
                    <m:endChr m:val="}"/>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2(1-</m:t>
                        </m:r>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2</m:t>
                            </m:r>
                          </m:sup>
                        </m:sSup>
                        <m:r>
                          <w:rPr>
                            <w:rFonts w:ascii="Cambria Math" w:hAnsi="Cambria Math"/>
                            <w:sz w:val="28"/>
                            <w:szCs w:val="28"/>
                          </w:rPr>
                          <m:t>)</m:t>
                        </m:r>
                      </m:den>
                    </m:f>
                    <m:d>
                      <m:dPr>
                        <m:begChr m:val="["/>
                        <m:endChr m:val="]"/>
                        <m:ctrlPr>
                          <w:rPr>
                            <w:rFonts w:ascii="Cambria Math" w:hAnsi="Cambria Math"/>
                            <w:i/>
                            <w:sz w:val="28"/>
                            <w:szCs w:val="28"/>
                          </w:rPr>
                        </m:ctrlPr>
                      </m:dPr>
                      <m:e>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X</m:t>
                            </m:r>
                          </m:sub>
                        </m:sSub>
                        <m:r>
                          <w:rPr>
                            <w:rFonts w:ascii="Cambria Math" w:hAnsi="Cambria Math"/>
                            <w:sz w:val="28"/>
                            <w:szCs w:val="28"/>
                          </w:rPr>
                          <m:t>-2ρ</m:t>
                        </m:r>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XY</m:t>
                            </m:r>
                          </m:sub>
                        </m:sSub>
                        <m:r>
                          <w:rPr>
                            <w:rFonts w:ascii="Cambria Math" w:hAnsi="Cambria Math"/>
                            <w:sz w:val="28"/>
                            <w:szCs w:val="28"/>
                          </w:rPr>
                          <m:t>+</m:t>
                        </m:r>
                        <m:r>
                          <w:rPr>
                            <w:rFonts w:ascii="Cambria Math" w:eastAsiaTheme="minorEastAsia" w:hAnsi="Cambria Math"/>
                            <w:sz w:val="28"/>
                            <w:szCs w:val="28"/>
                          </w:rPr>
                          <m:t>S</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Y</m:t>
                            </m:r>
                          </m:sub>
                        </m:sSub>
                      </m:e>
                    </m:d>
                  </m:e>
                </m:d>
              </m:e>
            </m:nary>
            <m:r>
              <w:rPr>
                <w:rFonts w:ascii="Cambria Math" w:hAnsi="Cambria Math"/>
                <w:sz w:val="28"/>
                <w:szCs w:val="28"/>
              </w:rPr>
              <m:t>dρ</m:t>
            </m:r>
          </m:den>
        </m:f>
      </m:oMath>
      <w:r>
        <w:tab/>
        <w:t>(</w:t>
      </w:r>
      <w:r w:rsidR="00BA0978">
        <w:t>5</w:t>
      </w:r>
      <w:r>
        <w:t>)</w:t>
      </w:r>
    </w:p>
    <w:p w14:paraId="2A6DAC6E" w14:textId="4AEFFEDB" w:rsidR="00BA0978" w:rsidRPr="00BA0978" w:rsidRDefault="00BA0978" w:rsidP="00BA0978">
      <w:pPr>
        <w:pStyle w:val="Paragraph"/>
        <w:ind w:firstLine="720"/>
        <w:rPr>
          <w:lang w:val="en-US"/>
        </w:rPr>
      </w:pPr>
      <w:r w:rsidRPr="00BA0978">
        <w:rPr>
          <w:lang w:val="en-US"/>
        </w:rPr>
        <w:t xml:space="preserve">Note that standardizing the data is achieved using both matched and unmatched samples. However, </w:t>
      </w:r>
      <w:r w:rsidR="007B0F01">
        <w:rPr>
          <w:lang w:val="en-US"/>
        </w:rPr>
        <w:t xml:space="preserve">to have a non-zero estimate, </w:t>
      </w:r>
      <w:r w:rsidRPr="00BA0978">
        <w:rPr>
          <w:lang w:val="en-US"/>
        </w:rPr>
        <w:t>the above estimator requires at least one matched sample.</w:t>
      </w:r>
    </w:p>
    <w:p w14:paraId="381E84C9" w14:textId="173CE68B" w:rsidR="005D5F99" w:rsidRDefault="005D5F99" w:rsidP="005D5F99">
      <w:pPr>
        <w:pStyle w:val="Heading3"/>
      </w:pPr>
      <w:r>
        <w:t>EM Algorithm estimator of correlation</w:t>
      </w:r>
    </w:p>
    <w:p w14:paraId="05D8F57B" w14:textId="0B3DCCC7" w:rsidR="005D5F99" w:rsidRPr="00BA0978" w:rsidRDefault="00BA0978" w:rsidP="005D5F99">
      <w:pPr>
        <w:pStyle w:val="Paragraph"/>
        <w:rPr>
          <w:lang w:val="en-US"/>
        </w:rPr>
      </w:pPr>
      <w:r w:rsidRPr="00BA0978">
        <w:rPr>
          <w:lang w:val="en-US"/>
        </w:rPr>
        <w:t xml:space="preserve">The EM algorithm offers a general approach to obtaining maximum likelihood estimates under incomplete data </w:t>
      </w:r>
      <w:r w:rsidRPr="00BA0978">
        <w:rPr>
          <w:iCs/>
          <w:lang w:val="en-US"/>
        </w:rPr>
        <w:t xml:space="preserve">scenarios; see </w:t>
      </w:r>
      <w:sdt>
        <w:sdtPr>
          <w:rPr>
            <w:iCs/>
            <w:lang w:val="en-US"/>
          </w:rPr>
          <w:id w:val="916598658"/>
          <w:citation/>
        </w:sdtPr>
        <w:sdtContent>
          <w:r w:rsidRPr="00BA0978">
            <w:rPr>
              <w:iCs/>
              <w:lang w:val="en-US"/>
            </w:rPr>
            <w:fldChar w:fldCharType="begin"/>
          </w:r>
          <w:r w:rsidRPr="00BA0978">
            <w:rPr>
              <w:iCs/>
              <w:lang w:val="en-US"/>
            </w:rPr>
            <w:instrText xml:space="preserve"> CITATION Dem77 \l 1033 </w:instrText>
          </w:r>
          <w:r w:rsidRPr="00BA0978">
            <w:rPr>
              <w:iCs/>
              <w:lang w:val="en-US"/>
            </w:rPr>
            <w:fldChar w:fldCharType="separate"/>
          </w:r>
          <w:r w:rsidR="001D6354" w:rsidRPr="001D6354">
            <w:rPr>
              <w:noProof/>
              <w:lang w:val="en-US"/>
            </w:rPr>
            <w:t>[6]</w:t>
          </w:r>
          <w:r w:rsidRPr="00BA0978">
            <w:fldChar w:fldCharType="end"/>
          </w:r>
        </w:sdtContent>
      </w:sdt>
      <w:r w:rsidRPr="00BA0978">
        <w:rPr>
          <w:iCs/>
          <w:lang w:val="en-US"/>
        </w:rPr>
        <w:t xml:space="preserve">. In the case of partially matched data, the quantity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is incompletely observed due to the inability to match all samples and calculate the cross product. This quantity is a sufficient statistic for the bivariate normal distribution.</w:t>
      </w:r>
    </w:p>
    <w:p w14:paraId="2C0DC762" w14:textId="77777777" w:rsidR="00502286" w:rsidRPr="00BA0978" w:rsidRDefault="00BA0978" w:rsidP="00502286">
      <w:pPr>
        <w:pStyle w:val="Newparagraph"/>
        <w:rPr>
          <w:lang w:val="en-US"/>
        </w:rPr>
      </w:pPr>
      <w:r w:rsidRPr="00BA0978">
        <w:rPr>
          <w:lang w:val="en-US"/>
        </w:rPr>
        <w:t xml:space="preserve">The missing quantity can be partitioned into an observed quantity,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and an unobserved quantity </w:t>
      </w:r>
      <m:oMath>
        <m:nary>
          <m:naryPr>
            <m:chr m:val="∑"/>
            <m:limLoc m:val="undOvr"/>
            <m:ctrlPr>
              <w:rPr>
                <w:rFonts w:ascii="Cambria Math" w:hAnsi="Cambria Math"/>
                <w:i/>
                <w:lang w:val="en-US"/>
              </w:rPr>
            </m:ctrlPr>
          </m:naryPr>
          <m:sub>
            <m:r>
              <w:rPr>
                <w:rFonts w:ascii="Cambria Math" w:hAnsi="Cambria Math"/>
                <w:lang w:val="en-US"/>
              </w:rPr>
              <m:t>i=m+1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assuming the first </w:t>
      </w:r>
      <w:r w:rsidRPr="00BA0978">
        <w:rPr>
          <w:i/>
          <w:iCs/>
          <w:lang w:val="en-US"/>
        </w:rPr>
        <w:t xml:space="preserve">m </w:t>
      </w:r>
      <w:r w:rsidRPr="00BA0978">
        <w:rPr>
          <w:lang w:val="en-US"/>
        </w:rPr>
        <w:t xml:space="preserve">samples are matched. The latter quantity has a defined expectation when the parameters of the bivariate normal distribution are known (e.g.,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r>
          <w:rPr>
            <w:rFonts w:ascii="Cambria Math" w:hAnsi="Cambria Math"/>
            <w:lang w:val="en-US"/>
          </w:rPr>
          <m:t>,ρ</m:t>
        </m:r>
      </m:oMath>
      <w:r w:rsidRPr="00BA0978">
        <w:rPr>
          <w:lang w:val="en-US"/>
        </w:rPr>
        <w:t>)</w:t>
      </w:r>
      <w:r w:rsidR="00502286">
        <w:rPr>
          <w:lang w:val="en-US"/>
        </w:rPr>
        <w:t>:</w:t>
      </w:r>
    </w:p>
    <w:p w14:paraId="27A6C5E8" w14:textId="3E74525B" w:rsidR="00502286" w:rsidRDefault="00502286" w:rsidP="00502286">
      <w:pPr>
        <w:pStyle w:val="Displayedequation"/>
      </w:pPr>
      <w:r>
        <w:tab/>
      </w:r>
      <m:oMath>
        <m:r>
          <w:rPr>
            <w:rFonts w:ascii="Cambria Math" w:hAnsi="Cambria Math"/>
          </w:rPr>
          <m:t>E[</m:t>
        </m:r>
        <m:nary>
          <m:naryPr>
            <m:chr m:val="∑"/>
            <m:limLoc m:val="undOvr"/>
            <m:ctrlPr>
              <w:rPr>
                <w:rFonts w:ascii="Cambria Math" w:hAnsi="Cambria Math"/>
                <w:i/>
                <w:lang w:val="en-US"/>
              </w:rPr>
            </m:ctrlPr>
          </m:naryPr>
          <m:sub>
            <m:r>
              <w:rPr>
                <w:rFonts w:ascii="Cambria Math" w:hAnsi="Cambria Math"/>
                <w:lang w:val="en-US"/>
              </w:rPr>
              <m:t>i=m+1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r>
          <w:rPr>
            <w:rFonts w:ascii="Cambria Math" w:hAnsi="Cambria Math"/>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r>
          <w:rPr>
            <w:rFonts w:ascii="Cambria Math" w:hAnsi="Cambria Math"/>
            <w:lang w:val="en-US"/>
          </w:rPr>
          <m:t>,ρ</m:t>
        </m:r>
        <m:r>
          <w:rPr>
            <w:rFonts w:ascii="Cambria Math" w:hAnsi="Cambria Math"/>
          </w:rPr>
          <m:t>]</m:t>
        </m:r>
        <m:r>
          <w:rPr>
            <w:rFonts w:ascii="Cambria Math" w:hAnsi="Cambria Math"/>
          </w:rPr>
          <m:t>=</m:t>
        </m:r>
        <m:r>
          <w:rPr>
            <w:rFonts w:ascii="Cambria Math" w:hAnsi="Cambria Math"/>
          </w:rPr>
          <m:t>n(</m:t>
        </m:r>
        <m:r>
          <w:rPr>
            <w:rFonts w:ascii="Cambria Math" w:hAnsi="Cambria Math"/>
            <w:lang w:val="en-US"/>
          </w:rPr>
          <m:t>ρ</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r>
          <w:rPr>
            <w:rFonts w:ascii="Cambria Math" w:hAnsi="Cambria Math"/>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rPr>
          <m:t>)</m:t>
        </m:r>
      </m:oMath>
      <w:r>
        <w:tab/>
        <w:t>(4)</w:t>
      </w:r>
    </w:p>
    <w:p w14:paraId="6F4E16B8" w14:textId="7AC10834" w:rsidR="005D5F99" w:rsidRPr="00BA0978" w:rsidRDefault="00BA0978" w:rsidP="00BA0978">
      <w:pPr>
        <w:pStyle w:val="Newparagraph"/>
        <w:rPr>
          <w:lang w:val="en-US"/>
        </w:rPr>
      </w:pPr>
      <w:r w:rsidRPr="00BA0978">
        <w:rPr>
          <w:lang w:val="en-US"/>
        </w:rPr>
        <w:lastRenderedPageBreak/>
        <w:t xml:space="preserve">Note that maximum likelihood estimates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oMath>
      <w:r w:rsidRPr="00BA0978">
        <w:rPr>
          <w:lang w:val="en-US"/>
        </w:rPr>
        <w:t xml:space="preserve"> can be obtained regardless of whether data are matched or unmatched. Our implementation of the EM algorithm iteratively updates the expectation of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and the maximum likelihood estimate of </w:t>
      </w:r>
      <m:oMath>
        <m:r>
          <w:rPr>
            <w:rFonts w:ascii="Cambria Math" w:hAnsi="Cambria Math"/>
            <w:lang w:val="en-US"/>
          </w:rPr>
          <m:t>ρ</m:t>
        </m:r>
      </m:oMath>
      <w:r w:rsidRPr="00BA0978">
        <w:rPr>
          <w:lang w:val="en-US"/>
        </w:rPr>
        <w:t xml:space="preserve"> until convergence. We provide further details in Appendix</w:t>
      </w:r>
      <w:r w:rsidR="00AC1301">
        <w:rPr>
          <w:lang w:val="en-US"/>
        </w:rPr>
        <w:t xml:space="preserve"> A1</w:t>
      </w:r>
      <w:r w:rsidRPr="00BA0978">
        <w:rPr>
          <w:lang w:val="en-US"/>
        </w:rPr>
        <w:t>. At least one matched sample is required for valid estimates of the correlation.</w:t>
      </w:r>
    </w:p>
    <w:p w14:paraId="3AE58C3B" w14:textId="52045954" w:rsidR="005D5F99" w:rsidRPr="005D5F99" w:rsidRDefault="005D5F99" w:rsidP="005D5F99">
      <w:pPr>
        <w:pStyle w:val="Heading2"/>
      </w:pPr>
      <w:r>
        <w:t>Simulation study</w:t>
      </w:r>
    </w:p>
    <w:p w14:paraId="13417AB2" w14:textId="70FD2883" w:rsidR="005D5F99" w:rsidRPr="00D97B43" w:rsidRDefault="00D97B43" w:rsidP="005D5F99">
      <w:pPr>
        <w:pStyle w:val="Paragraph"/>
        <w:rPr>
          <w:lang w:val="en-US"/>
        </w:rPr>
      </w:pPr>
      <w:r w:rsidRPr="00D97B43">
        <w:rPr>
          <w:lang w:val="en-US"/>
        </w:rPr>
        <w:t>Data were simulated from bivariate normal distributions and from bivariate ordinal distributions. The latter were obtained by ‘binning’ values of the normal distribution to derive a right-skewed ordinal variable. Bins were selected to yield a seven-level ordinal distribution to mimic the empirical distributions of the outcomes in our application.</w:t>
      </w:r>
    </w:p>
    <w:p w14:paraId="48320C2C" w14:textId="2F27A0E8" w:rsidR="00D97B43" w:rsidRPr="00D97B43" w:rsidRDefault="00D97B43" w:rsidP="00D97B43">
      <w:pPr>
        <w:pStyle w:val="Newparagraph"/>
        <w:rPr>
          <w:lang w:val="en-US"/>
        </w:rPr>
      </w:pPr>
      <w:r w:rsidRPr="00D97B43">
        <w:rPr>
          <w:lang w:val="en-US"/>
        </w:rPr>
        <w:t>We specified the following values of true correlation to simulate data: -0.9, -0.5, -0.25, 0, 0.25, 0.5, and 0.9. For the ordinal distribution, the true correlation was not preserved due to the transformation from a continuous space to an ordinal space. However, we estimated the following effective correlations for ordinal data, based on simulation: -</w:t>
      </w:r>
      <w:commentRangeStart w:id="6"/>
      <w:commentRangeStart w:id="7"/>
      <w:r w:rsidRPr="00D97B43">
        <w:rPr>
          <w:lang w:val="en-US"/>
        </w:rPr>
        <w:t>0.58, -0.36, -0.19, 0, 0.20, 0.43, and 0.84</w:t>
      </w:r>
      <w:commentRangeEnd w:id="6"/>
      <w:r w:rsidR="00606C3B">
        <w:rPr>
          <w:rStyle w:val="CommentReference"/>
        </w:rPr>
        <w:commentReference w:id="6"/>
      </w:r>
      <w:commentRangeEnd w:id="7"/>
      <w:r w:rsidR="00521EBB">
        <w:rPr>
          <w:rStyle w:val="CommentReference"/>
        </w:rPr>
        <w:commentReference w:id="7"/>
      </w:r>
      <w:r w:rsidRPr="00D97B43">
        <w:rPr>
          <w:lang w:val="en-US"/>
        </w:rPr>
        <w:t>, respectively for each successive value of correlation. We provide further details in Appendix</w:t>
      </w:r>
      <w:r w:rsidR="00AC1301">
        <w:rPr>
          <w:lang w:val="en-US"/>
        </w:rPr>
        <w:t xml:space="preserve"> A2</w:t>
      </w:r>
      <w:r w:rsidRPr="00D97B43">
        <w:rPr>
          <w:lang w:val="en-US"/>
        </w:rPr>
        <w:t>.</w:t>
      </w:r>
    </w:p>
    <w:p w14:paraId="4309D4F1" w14:textId="77777777" w:rsidR="00D97B43" w:rsidRPr="00D97B43" w:rsidRDefault="00D97B43" w:rsidP="00D97B43">
      <w:pPr>
        <w:pStyle w:val="Newparagraph"/>
        <w:rPr>
          <w:lang w:val="en-US"/>
        </w:rPr>
      </w:pPr>
      <w:r w:rsidRPr="00D97B43">
        <w:rPr>
          <w:lang w:val="en-US"/>
        </w:rPr>
        <w:t>Samples sizes of 10, 20, 50, 100, and 200 were simulated. The proportion of matched samples varied from 0 to 1, to mimic varying conditions of partially matched data. True mean differences of 0, 0.25, and 0.5 standardized units were simulated. We fixed the variances of both variables to one, although in ordinal data we noted this resulted in effective variances of 2.2.</w:t>
      </w:r>
    </w:p>
    <w:p w14:paraId="520CA82C" w14:textId="1E5E67DA" w:rsidR="005D5F99" w:rsidRPr="00D97B43" w:rsidRDefault="00D97B43" w:rsidP="00D97B43">
      <w:pPr>
        <w:pStyle w:val="Newparagraph"/>
        <w:rPr>
          <w:lang w:val="en-US"/>
        </w:rPr>
      </w:pPr>
      <w:r w:rsidRPr="00D97B43">
        <w:rPr>
          <w:lang w:val="en-US"/>
        </w:rPr>
        <w:t xml:space="preserve">We simulated 10,000 datasets for every combination of the above simulation parameters (resulting in 16.8 million datasets). For each of the five estimators of correlation mentioned previously, we monitored bias and mean squared error compared </w:t>
      </w:r>
      <w:r w:rsidRPr="00D97B43">
        <w:rPr>
          <w:lang w:val="en-US"/>
        </w:rPr>
        <w:lastRenderedPageBreak/>
        <w:t xml:space="preserve">to the true correlation (or the effective correlation, in ordinal datasets). We computed standard errors of the difference in means. We derived the two-sample </w:t>
      </w:r>
      <w:r w:rsidRPr="00D97B43">
        <w:rPr>
          <w:i/>
          <w:iCs/>
          <w:lang w:val="en-US"/>
        </w:rPr>
        <w:t>t</w:t>
      </w:r>
      <w:r w:rsidRPr="00D97B43">
        <w:rPr>
          <w:lang w:val="en-US"/>
        </w:rPr>
        <w:t xml:space="preserve">-test modified for correlated data using each of the estimators and monitored Type I error rates (when the true mean difference was zero) and power (when the true mean difference was 0.25 or 0.5 standardized units); in all scenarios we </w:t>
      </w:r>
      <w:r w:rsidRPr="00D97B43">
        <w:rPr>
          <w:iCs/>
          <w:lang w:val="en-US"/>
        </w:rPr>
        <w:t xml:space="preserve">used a nominal Type I error rate of </w:t>
      </w:r>
      <m:oMath>
        <m:r>
          <w:rPr>
            <w:rFonts w:ascii="Cambria Math" w:hAnsi="Cambria Math"/>
            <w:lang w:val="en-US"/>
          </w:rPr>
          <m:t>α=0.05</m:t>
        </m:r>
      </m:oMath>
      <w:r w:rsidRPr="00D97B43">
        <w:rPr>
          <w:iCs/>
          <w:lang w:val="en-US"/>
        </w:rPr>
        <w:t>.</w:t>
      </w:r>
      <w:r w:rsidRPr="00D97B43">
        <w:rPr>
          <w:lang w:val="en-US"/>
        </w:rPr>
        <w:t xml:space="preserve"> We compared estimators to one another based on resulting metrics of bias, mean squared error, Type I error</w:t>
      </w:r>
      <w:r w:rsidR="00804D11">
        <w:rPr>
          <w:lang w:val="en-US"/>
        </w:rPr>
        <w:t xml:space="preserve"> rates</w:t>
      </w:r>
      <w:r w:rsidRPr="00D97B43">
        <w:rPr>
          <w:lang w:val="en-US"/>
        </w:rPr>
        <w:t xml:space="preserve">, and power. For reference, we also included Student’s </w:t>
      </w:r>
      <w:r w:rsidRPr="00D97B43">
        <w:rPr>
          <w:i/>
          <w:iCs/>
          <w:lang w:val="en-US"/>
        </w:rPr>
        <w:t>t-</w:t>
      </w:r>
      <w:r w:rsidRPr="00D97B43">
        <w:rPr>
          <w:lang w:val="en-US"/>
        </w:rPr>
        <w:t>test which assumes independence, as well as an ‘oracle’ approach in which the true correlation was known.</w:t>
      </w:r>
    </w:p>
    <w:p w14:paraId="67EB3DC4" w14:textId="2FAB222A" w:rsidR="005D5F99" w:rsidRPr="005D5F99" w:rsidRDefault="005D5F99" w:rsidP="005D5F99">
      <w:pPr>
        <w:pStyle w:val="Heading2"/>
      </w:pPr>
      <w:r>
        <w:t>Application</w:t>
      </w:r>
    </w:p>
    <w:p w14:paraId="051EED41" w14:textId="22C2C552" w:rsidR="009F05C5" w:rsidRPr="009F05C5" w:rsidRDefault="00D97B43" w:rsidP="00D333AD">
      <w:pPr>
        <w:pStyle w:val="Paragraph"/>
        <w:rPr>
          <w:lang w:val="en-US"/>
        </w:rPr>
      </w:pPr>
      <w:r w:rsidRPr="00D97B43">
        <w:rPr>
          <w:lang w:val="en-US"/>
        </w:rPr>
        <w:t xml:space="preserve">Using the above estimators, we applied modified </w:t>
      </w:r>
      <w:r w:rsidRPr="00D97B43">
        <w:rPr>
          <w:i/>
          <w:iCs/>
          <w:lang w:val="en-US"/>
        </w:rPr>
        <w:t>t</w:t>
      </w:r>
      <w:r w:rsidRPr="00D97B43">
        <w:rPr>
          <w:lang w:val="en-US"/>
        </w:rPr>
        <w:t xml:space="preserve">-tests to evaluate the difference in means between timepoints for the intervention and control groups </w:t>
      </w:r>
      <w:commentRangeStart w:id="8"/>
      <w:r w:rsidRPr="00D97B43">
        <w:rPr>
          <w:lang w:val="en-US"/>
        </w:rPr>
        <w:t>separately</w:t>
      </w:r>
      <w:commentRangeEnd w:id="8"/>
      <w:r w:rsidR="009F05C5">
        <w:rPr>
          <w:rStyle w:val="CommentReference"/>
        </w:rPr>
        <w:commentReference w:id="8"/>
      </w:r>
      <w:r w:rsidRPr="00D97B43">
        <w:rPr>
          <w:lang w:val="en-US"/>
        </w:rPr>
        <w:t>. We computed standard errors, 95% confidence intervals for the difference in means, and p-values for each of the candidate methods. Since some physicians were lost to follow-up, we modified the maximally conservative test and the test based on the EM algorithm estimator to address imbalances in the number of responses between pre- and post- intervention. We provide further details in Appendix</w:t>
      </w:r>
      <w:r w:rsidR="00AC1301">
        <w:rPr>
          <w:lang w:val="en-US"/>
        </w:rPr>
        <w:t xml:space="preserve"> A4</w:t>
      </w:r>
      <w:r w:rsidRPr="00D97B43">
        <w:rPr>
          <w:lang w:val="en-US"/>
        </w:rPr>
        <w:t>.</w:t>
      </w:r>
    </w:p>
    <w:p w14:paraId="521A5AB2" w14:textId="1FAD34B7" w:rsidR="005D5F99" w:rsidRDefault="005D5F99" w:rsidP="005D5F99">
      <w:pPr>
        <w:pStyle w:val="Heading1"/>
      </w:pPr>
      <w:r>
        <w:t>Results</w:t>
      </w:r>
    </w:p>
    <w:p w14:paraId="4E637321" w14:textId="77777777" w:rsidR="005D5F99" w:rsidRPr="005D5F99" w:rsidRDefault="005D5F99" w:rsidP="005D5F99">
      <w:pPr>
        <w:pStyle w:val="Heading2"/>
      </w:pPr>
      <w:r>
        <w:t>Simulation study</w:t>
      </w:r>
    </w:p>
    <w:p w14:paraId="7342DCAD" w14:textId="52C92623" w:rsidR="00D97B43" w:rsidRPr="00D97B43" w:rsidRDefault="00D97B43" w:rsidP="00D97B43">
      <w:pPr>
        <w:pStyle w:val="Paragraph"/>
        <w:rPr>
          <w:iCs/>
          <w:lang w:val="en-US"/>
        </w:rPr>
      </w:pPr>
      <w:r w:rsidRPr="00D97B43">
        <w:rPr>
          <w:lang w:val="en-US"/>
        </w:rPr>
        <w:t xml:space="preserve">When the number of matched samples was small (i.e., less than ten), </w:t>
      </w:r>
      <w:r w:rsidR="00777437">
        <w:rPr>
          <w:lang w:val="en-US"/>
        </w:rPr>
        <w:t>certain</w:t>
      </w:r>
      <w:r w:rsidRPr="00D97B43">
        <w:rPr>
          <w:lang w:val="en-US"/>
        </w:rPr>
        <w:t xml:space="preserve"> estimators yielded </w:t>
      </w:r>
      <w:r w:rsidR="00777437">
        <w:rPr>
          <w:lang w:val="en-US"/>
        </w:rPr>
        <w:t>in</w:t>
      </w:r>
      <w:r w:rsidRPr="00D97B43">
        <w:rPr>
          <w:lang w:val="en-US"/>
        </w:rPr>
        <w:t xml:space="preserve">valid correlations </w:t>
      </w:r>
      <w:r w:rsidR="007118B7">
        <w:rPr>
          <w:lang w:val="en-US"/>
        </w:rPr>
        <w:t xml:space="preserve">in some </w:t>
      </w:r>
      <w:r w:rsidRPr="00D97B43">
        <w:rPr>
          <w:lang w:val="en-US"/>
        </w:rPr>
        <w:t xml:space="preserve">simulated datasets. </w:t>
      </w:r>
      <w:r w:rsidR="007118B7">
        <w:rPr>
          <w:lang w:val="en-US"/>
        </w:rPr>
        <w:t xml:space="preserve">We considered these </w:t>
      </w:r>
      <w:r w:rsidR="00270885">
        <w:rPr>
          <w:lang w:val="en-US"/>
        </w:rPr>
        <w:t xml:space="preserve">to be </w:t>
      </w:r>
      <w:r w:rsidR="007118B7">
        <w:rPr>
          <w:lang w:val="en-US"/>
        </w:rPr>
        <w:t>estimation failures</w:t>
      </w:r>
      <w:r w:rsidR="00270885">
        <w:rPr>
          <w:lang w:val="en-US"/>
        </w:rPr>
        <w:t xml:space="preserve">, and such failures occurred most </w:t>
      </w:r>
      <w:r w:rsidRPr="00D97B43">
        <w:rPr>
          <w:lang w:val="en-US"/>
        </w:rPr>
        <w:t xml:space="preserve">in ordinal datasets, where the potential for a subset of matched samples to lack any variance was higher than in </w:t>
      </w:r>
      <w:r w:rsidRPr="00D97B43">
        <w:rPr>
          <w:lang w:val="en-US"/>
        </w:rPr>
        <w:lastRenderedPageBreak/>
        <w:t>continuous datasets. The failure rate</w:t>
      </w:r>
      <w:r w:rsidR="0067231F">
        <w:rPr>
          <w:lang w:val="en-US"/>
        </w:rPr>
        <w:t>s</w:t>
      </w:r>
      <w:r w:rsidRPr="00D97B43">
        <w:rPr>
          <w:lang w:val="en-US"/>
        </w:rPr>
        <w:t xml:space="preserve"> of estimators </w:t>
      </w:r>
      <w:r w:rsidR="0067231F">
        <w:rPr>
          <w:lang w:val="en-US"/>
        </w:rPr>
        <w:t xml:space="preserve">were </w:t>
      </w:r>
      <w:r w:rsidRPr="00D97B43">
        <w:rPr>
          <w:lang w:val="en-US"/>
        </w:rPr>
        <w:t>typically below 5%</w:t>
      </w:r>
      <w:r w:rsidR="0067231F">
        <w:rPr>
          <w:lang w:val="en-US"/>
        </w:rPr>
        <w:t>; failure rates across simulation settings are shown in Table A</w:t>
      </w:r>
      <w:r w:rsidR="009151C2">
        <w:rPr>
          <w:lang w:val="en-US"/>
        </w:rPr>
        <w:t>5</w:t>
      </w:r>
      <w:r w:rsidRPr="00D97B43">
        <w:rPr>
          <w:lang w:val="en-US"/>
        </w:rPr>
        <w:t>. For example, when the generating distribution was ordinal, the overall sample size was ten, and the number of matched samples was two, the Bayesian estimator failed to yield a valid correlation in 3.6% of datasets, while the EM algorithm estimator and the maximally conservative estimator failed at rates of 0.01% and 0.1%, respectively. The Pearson estimator and the 20</w:t>
      </w:r>
      <w:r w:rsidRPr="00D97B43">
        <w:rPr>
          <w:vertAlign w:val="superscript"/>
          <w:lang w:val="en-US"/>
        </w:rPr>
        <w:t>th</w:t>
      </w:r>
      <w:r w:rsidRPr="00D97B43">
        <w:rPr>
          <w:lang w:val="en-US"/>
        </w:rPr>
        <w:t xml:space="preserve"> Quantile estimator could not estimate a correlation between </w:t>
      </w:r>
      <m:oMath>
        <m:r>
          <w:rPr>
            <w:rFonts w:ascii="Cambria Math" w:hAnsi="Cambria Math"/>
            <w:lang w:val="en-US"/>
          </w:rPr>
          <m:t>(-1, 1)</m:t>
        </m:r>
      </m:oMath>
      <w:r w:rsidRPr="00D97B43">
        <w:rPr>
          <w:lang w:val="en-US"/>
        </w:rPr>
        <w:t xml:space="preserve"> with only two matched samples; this was previously mentioned as limitations to those estimators. However, when the generating distribution was ordinal, the overall sample size was twenty, and the number of matched samples was four, both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failed at a common rate of 16%.</w:t>
      </w:r>
    </w:p>
    <w:p w14:paraId="5844A556" w14:textId="7AB2DC32" w:rsidR="005D5F99" w:rsidRDefault="00D97B43" w:rsidP="001A62FB">
      <w:pPr>
        <w:pStyle w:val="Paragraph"/>
        <w:jc w:val="center"/>
      </w:pPr>
      <w:r>
        <w:t>[Figure 2 here]</w:t>
      </w:r>
    </w:p>
    <w:p w14:paraId="5C87B7BF" w14:textId="077CCA51" w:rsidR="005D5F99" w:rsidRDefault="00D97B43" w:rsidP="005D5F99">
      <w:pPr>
        <w:pStyle w:val="Newparagraph"/>
      </w:pPr>
      <w:r w:rsidRPr="00D97B43">
        <w:rPr>
          <w:lang w:val="en-US"/>
        </w:rPr>
        <w:t xml:space="preserve">The Pearson estimator, the EM algorithm estimator, and the Bayesian estimator all exhibited bias toward overestimating the correlation when negative and underestimating the true correlation when positive; the three estimators were unbiased when the true correlation was zero. Of all five estimators,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lang w:val="en-US"/>
        </w:rPr>
        <w:t xml:space="preserve">was generally least biased across values of correlation. The EM algorithm was slightly more biased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though when the data were 100% matched the two estimators yielded identical correlations.</w:t>
      </w:r>
      <w:r w:rsidR="009151C2">
        <w:rPr>
          <w:iCs/>
          <w:lang w:val="en-US"/>
        </w:rPr>
        <w:t xml:space="preserve"> </w:t>
      </w:r>
      <w:r w:rsidRPr="00D97B43">
        <w:rPr>
          <w:iCs/>
          <w:lang w:val="en-US"/>
        </w:rPr>
        <w:t>Lastly, the 20</w:t>
      </w:r>
      <w:r w:rsidRPr="00D97B43">
        <w:rPr>
          <w:iCs/>
          <w:vertAlign w:val="superscript"/>
          <w:lang w:val="en-US"/>
        </w:rPr>
        <w:t>th</w:t>
      </w:r>
      <w:r w:rsidRPr="00D97B43">
        <w:rPr>
          <w:iCs/>
          <w:lang w:val="en-US"/>
        </w:rPr>
        <w:t xml:space="preserve"> Quantile estimator was biased toward underestimating the true correlation, though the bias was most severe at true correlation values of 0.25 and 0.5. At a true correlation of 0.9, bias in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was substantially reduced. The use of the ordinal generating distribution altered these results somewhat, with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exhibiting more bias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when the true correlation was negative, though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was still the least biased.</w:t>
      </w:r>
    </w:p>
    <w:p w14:paraId="41172083" w14:textId="1182F7DF" w:rsidR="00D97B43" w:rsidRDefault="00D97B43" w:rsidP="001A62FB">
      <w:pPr>
        <w:pStyle w:val="Paragraph"/>
        <w:jc w:val="center"/>
      </w:pPr>
      <w:r>
        <w:lastRenderedPageBreak/>
        <w:t>[Figure 3 here]</w:t>
      </w:r>
    </w:p>
    <w:p w14:paraId="457BFFF4" w14:textId="35F044B5" w:rsidR="00D97B43" w:rsidRDefault="00D97B43" w:rsidP="00D97B43">
      <w:pPr>
        <w:pStyle w:val="Newparagraph"/>
      </w:pPr>
      <w:r w:rsidRPr="00D97B43">
        <w:rPr>
          <w:lang w:val="en-US"/>
        </w:rPr>
        <w:t xml:space="preserve">Among the Pearson estimator, the EM algorithm estimator, and the Bayesian estimator, there </w:t>
      </w:r>
      <w:commentRangeStart w:id="9"/>
      <w:r w:rsidRPr="00D97B43">
        <w:rPr>
          <w:lang w:val="en-US"/>
        </w:rPr>
        <w:t>was generally an inverse relationship between bias and mean squared error (MSE)</w:t>
      </w:r>
      <w:commentRangeEnd w:id="9"/>
      <w:r w:rsidR="00F62FF2">
        <w:rPr>
          <w:rStyle w:val="CommentReference"/>
        </w:rPr>
        <w:commentReference w:id="9"/>
      </w:r>
      <w:r w:rsidRPr="00D97B43">
        <w:rPr>
          <w:lang w:val="en-US"/>
        </w:rPr>
        <w:t xml:space="preserve">. Across all values of correlation,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had the highest MSE among these three estimators. For values of correlation between -0.5 and 0.5,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xml:space="preserve"> had the lowest MSE, while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xml:space="preserve"> exhibited MSE between that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The 20</w:t>
      </w:r>
      <w:r w:rsidRPr="00D97B43">
        <w:rPr>
          <w:iCs/>
          <w:vertAlign w:val="superscript"/>
          <w:lang w:val="en-US"/>
        </w:rPr>
        <w:t>th</w:t>
      </w:r>
      <w:r w:rsidRPr="00D97B43">
        <w:rPr>
          <w:iCs/>
          <w:lang w:val="en-US"/>
        </w:rPr>
        <w:t xml:space="preserve"> Quantile estimator exhibited asymmetric MSE across values of correlation, with lower MSE when the true correlation was negative, and higher MSE when the true correlation was positive. The maximally conservative estimator demonstrated substantially high MSE for any correlation greater than -0.25; this makes sense since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will generally underestimate the true correlation and will be a poor estimator when the true correlation is positive. The use of the ordinal generating distribution did not substantially alter these trends.</w:t>
      </w:r>
    </w:p>
    <w:p w14:paraId="13087CD8" w14:textId="24F34087" w:rsidR="00D97B43" w:rsidRDefault="00D97B43" w:rsidP="001A62FB">
      <w:pPr>
        <w:pStyle w:val="Paragraph"/>
        <w:jc w:val="center"/>
      </w:pPr>
      <w:commentRangeStart w:id="10"/>
      <w:commentRangeStart w:id="11"/>
      <w:r>
        <w:t xml:space="preserve">[Figure </w:t>
      </w:r>
      <w:r w:rsidR="001A62FB">
        <w:t>4</w:t>
      </w:r>
      <w:r>
        <w:t xml:space="preserve"> here]</w:t>
      </w:r>
      <w:commentRangeEnd w:id="10"/>
      <w:r w:rsidR="00672F8C">
        <w:rPr>
          <w:rStyle w:val="CommentReference"/>
        </w:rPr>
        <w:commentReference w:id="10"/>
      </w:r>
      <w:commentRangeEnd w:id="11"/>
      <w:r w:rsidR="00003FC1">
        <w:rPr>
          <w:rStyle w:val="CommentReference"/>
        </w:rPr>
        <w:commentReference w:id="11"/>
      </w:r>
    </w:p>
    <w:p w14:paraId="44412A81" w14:textId="54F95848" w:rsidR="00D97B43" w:rsidRPr="00D97B43" w:rsidRDefault="00D97B43" w:rsidP="00D97B43">
      <w:pPr>
        <w:pStyle w:val="Newparagraph"/>
        <w:rPr>
          <w:iCs/>
          <w:lang w:val="en-US"/>
        </w:rPr>
      </w:pPr>
      <w:r w:rsidRPr="00D97B43">
        <w:rPr>
          <w:lang w:val="en-US"/>
        </w:rPr>
        <w:t xml:space="preserve">Standard errors generally decreased as the true correlation increased (this was expected based on the formula for the denominator of the modified </w:t>
      </w:r>
      <w:r w:rsidRPr="00D97B43">
        <w:rPr>
          <w:i/>
          <w:iCs/>
          <w:lang w:val="en-US"/>
        </w:rPr>
        <w:t>t</w:t>
      </w:r>
      <w:r w:rsidRPr="00D97B43">
        <w:rPr>
          <w:lang w:val="en-US"/>
        </w:rPr>
        <w:t>-test), except for the maximally conservative estimator, which yielded consistently high standard errors across all values of correlation. The 20</w:t>
      </w:r>
      <w:r w:rsidRPr="00D97B43">
        <w:rPr>
          <w:vertAlign w:val="superscript"/>
          <w:lang w:val="en-US"/>
        </w:rPr>
        <w:t>th</w:t>
      </w:r>
      <w:r w:rsidRPr="00D97B43">
        <w:rPr>
          <w:lang w:val="en-US"/>
        </w:rPr>
        <w:t xml:space="preserve"> Quantile estimator yielded standard errors that were generally between those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and the remaining estimators. We noted that the Bayesian estimator yielded higher standard errors and was more conservative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xml:space="preserve"> when the true correlation was positive, especially when the number of matched samples was small. As the number of matched samples increased beyond ten, there was little difference in the standard errors between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xml:space="preserv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The use of the ordinal generating distribution did not substantially alter these trends.</w:t>
      </w:r>
    </w:p>
    <w:p w14:paraId="11D9076E" w14:textId="241DE670" w:rsidR="00D97B43" w:rsidRDefault="00D97B43" w:rsidP="001A62FB">
      <w:pPr>
        <w:pStyle w:val="Paragraph"/>
        <w:jc w:val="center"/>
      </w:pPr>
      <w:commentRangeStart w:id="12"/>
      <w:commentRangeStart w:id="13"/>
      <w:r>
        <w:lastRenderedPageBreak/>
        <w:t xml:space="preserve">[Figure </w:t>
      </w:r>
      <w:r w:rsidR="001A62FB">
        <w:t>5</w:t>
      </w:r>
      <w:r>
        <w:t xml:space="preserve"> here]</w:t>
      </w:r>
      <w:commentRangeEnd w:id="12"/>
      <w:r w:rsidR="002144D6">
        <w:rPr>
          <w:rStyle w:val="CommentReference"/>
        </w:rPr>
        <w:commentReference w:id="12"/>
      </w:r>
      <w:commentRangeEnd w:id="13"/>
      <w:r w:rsidR="00003FC1">
        <w:rPr>
          <w:rStyle w:val="CommentReference"/>
        </w:rPr>
        <w:commentReference w:id="13"/>
      </w:r>
    </w:p>
    <w:p w14:paraId="4DFED27D" w14:textId="1BBFDB6D" w:rsidR="00D97B43" w:rsidRDefault="00D97B43" w:rsidP="00D97B43">
      <w:pPr>
        <w:pStyle w:val="Newparagraph"/>
        <w:rPr>
          <w:iCs/>
          <w:lang w:val="en-US"/>
        </w:rPr>
      </w:pPr>
      <w:r w:rsidRPr="00D97B43">
        <w:rPr>
          <w:lang w:val="en-US"/>
        </w:rPr>
        <w:t xml:space="preserve">In normally distributed datasets with four matched samples and a sample size of 20, the modified </w:t>
      </w:r>
      <w:r w:rsidRPr="00D97B43">
        <w:rPr>
          <w:i/>
          <w:iCs/>
          <w:lang w:val="en-US"/>
        </w:rPr>
        <w:t>t</w:t>
      </w:r>
      <w:r w:rsidRPr="00D97B43">
        <w:rPr>
          <w:lang w:val="en-US"/>
        </w:rPr>
        <w:t>-test based on the 20</w:t>
      </w:r>
      <w:r w:rsidRPr="00D97B43">
        <w:rPr>
          <w:vertAlign w:val="superscript"/>
          <w:lang w:val="en-US"/>
        </w:rPr>
        <w:t>th</w:t>
      </w:r>
      <w:r w:rsidRPr="00D97B43">
        <w:rPr>
          <w:lang w:val="en-US"/>
        </w:rPr>
        <w:t xml:space="preserve"> Quantile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achieved nearly </w:t>
      </w:r>
      <w:r w:rsidR="0042315F">
        <w:rPr>
          <w:iCs/>
          <w:lang w:val="en-US"/>
        </w:rPr>
        <w:t>nominal</w:t>
      </w:r>
      <w:r w:rsidR="0042315F" w:rsidRPr="00D97B43">
        <w:rPr>
          <w:iCs/>
          <w:lang w:val="en-US"/>
        </w:rPr>
        <w:t xml:space="preserve"> </w:t>
      </w:r>
      <w:r w:rsidRPr="00D97B43">
        <w:rPr>
          <w:iCs/>
          <w:lang w:val="en-US"/>
        </w:rPr>
        <w:t xml:space="preserve">Type I error </w:t>
      </w:r>
      <w:r w:rsidR="0042315F">
        <w:rPr>
          <w:iCs/>
          <w:lang w:val="en-US"/>
        </w:rPr>
        <w:t xml:space="preserve">rate </w:t>
      </w:r>
      <w:r w:rsidRPr="00D97B43">
        <w:rPr>
          <w:iCs/>
          <w:lang w:val="en-US"/>
        </w:rPr>
        <w:t xml:space="preserve">control across all values of correlation. The test based on the Pearson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demonstrated increasingly worse Type I error </w:t>
      </w:r>
      <w:r w:rsidR="0042315F">
        <w:rPr>
          <w:iCs/>
          <w:lang w:val="en-US"/>
        </w:rPr>
        <w:t xml:space="preserve">rates </w:t>
      </w:r>
      <w:r w:rsidRPr="00D97B43">
        <w:rPr>
          <w:iCs/>
          <w:lang w:val="en-US"/>
        </w:rPr>
        <w:t xml:space="preserve">as the true correlation increased. The test based on the EM algorithm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demonstrated generally consistent, but inflated Type I error </w:t>
      </w:r>
      <w:r w:rsidR="003F4ED8">
        <w:rPr>
          <w:iCs/>
          <w:lang w:val="en-US"/>
        </w:rPr>
        <w:t xml:space="preserve">rates </w:t>
      </w:r>
      <w:r w:rsidRPr="00D97B43">
        <w:rPr>
          <w:iCs/>
          <w:lang w:val="en-US"/>
        </w:rPr>
        <w:t>across all values of correlation</w:t>
      </w:r>
      <w:r w:rsidR="003F4ED8">
        <w:rPr>
          <w:iCs/>
          <w:lang w:val="en-US"/>
        </w:rPr>
        <w:t>, though it was not as pronounced as Pearson’s estimator</w:t>
      </w:r>
      <w:r w:rsidRPr="00D97B43">
        <w:rPr>
          <w:iCs/>
          <w:lang w:val="en-US"/>
        </w:rPr>
        <w:t xml:space="preserve">. The test based on the Bayesian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demonstrated mixed results, with more Type I error when the true correlation was negative and nearly </w:t>
      </w:r>
      <w:r w:rsidR="003F4ED8">
        <w:rPr>
          <w:iCs/>
          <w:lang w:val="en-US"/>
        </w:rPr>
        <w:t xml:space="preserve">nominal </w:t>
      </w:r>
      <w:r w:rsidRPr="00D97B43">
        <w:rPr>
          <w:iCs/>
          <w:lang w:val="en-US"/>
        </w:rPr>
        <w:t xml:space="preserve">Type I error control when the true correlation was positive. The test based on the maximally conservative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min</m:t>
            </m:r>
          </m:sub>
          <m:sup>
            <m:r>
              <w:rPr>
                <w:rFonts w:ascii="Cambria Math" w:hAnsi="Cambria Math"/>
                <w:lang w:val="en-US"/>
              </w:rPr>
              <m:t>'</m:t>
            </m:r>
          </m:sup>
        </m:sSubSup>
      </m:oMath>
      <w:r w:rsidRPr="00D97B43">
        <w:rPr>
          <w:iCs/>
          <w:lang w:val="en-US"/>
        </w:rPr>
        <w:t>, was expectedly conservative across all values of correlation and particularly conservative when the true correlation was positive. We noted that Student’s</w:t>
      </w:r>
      <w:r w:rsidR="005E6E52">
        <w:rPr>
          <w:iCs/>
          <w:lang w:val="en-US"/>
        </w:rPr>
        <w:t xml:space="preserve"> two-sample</w:t>
      </w:r>
      <w:r w:rsidRPr="00D97B43">
        <w:rPr>
          <w:iCs/>
          <w:lang w:val="en-US"/>
        </w:rPr>
        <w:t xml:space="preserve"> </w:t>
      </w:r>
      <w:r w:rsidRPr="00D97B43">
        <w:rPr>
          <w:i/>
          <w:lang w:val="en-US"/>
        </w:rPr>
        <w:t>t</w:t>
      </w:r>
      <w:r w:rsidRPr="00D97B43">
        <w:rPr>
          <w:iCs/>
          <w:lang w:val="en-US"/>
        </w:rPr>
        <w:t xml:space="preserve">-test demonstrated optimal Type I error control only when the true correlation was zero, as expected; Student’s </w:t>
      </w:r>
      <w:r w:rsidRPr="00D97B43">
        <w:rPr>
          <w:i/>
          <w:lang w:val="en-US"/>
        </w:rPr>
        <w:t>t</w:t>
      </w:r>
      <w:r w:rsidRPr="00D97B43">
        <w:rPr>
          <w:iCs/>
          <w:lang w:val="en-US"/>
        </w:rPr>
        <w:t>-test was increasingly conservative as the true correlation increased.</w:t>
      </w:r>
    </w:p>
    <w:p w14:paraId="1B09073D" w14:textId="13D79CD0" w:rsidR="00D97B43" w:rsidRPr="00D97B43" w:rsidRDefault="00D97B43" w:rsidP="00D97B43">
      <w:pPr>
        <w:pStyle w:val="Newparagraph"/>
        <w:rPr>
          <w:iCs/>
          <w:lang w:val="en-US"/>
        </w:rPr>
      </w:pPr>
      <w:commentRangeStart w:id="14"/>
      <w:commentRangeStart w:id="15"/>
      <w:commentRangeStart w:id="16"/>
      <w:r w:rsidRPr="00D97B43">
        <w:rPr>
          <w:iCs/>
          <w:lang w:val="en-US"/>
        </w:rPr>
        <w:t>In ordinal datasets with four matched samples and a sample size of 20</w:t>
      </w:r>
      <w:commentRangeEnd w:id="14"/>
      <w:r w:rsidR="000F242B">
        <w:rPr>
          <w:rStyle w:val="CommentReference"/>
        </w:rPr>
        <w:commentReference w:id="14"/>
      </w:r>
      <w:commentRangeEnd w:id="15"/>
      <w:r w:rsidR="0047385F">
        <w:rPr>
          <w:rStyle w:val="CommentReference"/>
        </w:rPr>
        <w:commentReference w:id="15"/>
      </w:r>
      <w:commentRangeEnd w:id="16"/>
      <w:r w:rsidR="00003FC1">
        <w:rPr>
          <w:rStyle w:val="CommentReference"/>
        </w:rPr>
        <w:commentReference w:id="16"/>
      </w:r>
      <w:r w:rsidRPr="00D97B43">
        <w:rPr>
          <w:iCs/>
          <w:lang w:val="en-US"/>
        </w:rPr>
        <w:t>, all approaches except the maximally conservative test demonstrated inflated Type I error</w:t>
      </w:r>
      <w:r w:rsidR="00C04388">
        <w:rPr>
          <w:iCs/>
          <w:lang w:val="en-US"/>
        </w:rPr>
        <w:t xml:space="preserve"> rates</w:t>
      </w:r>
      <w:r w:rsidRPr="00D97B43">
        <w:rPr>
          <w:iCs/>
          <w:lang w:val="en-US"/>
        </w:rPr>
        <w:t xml:space="preserve">, compared to the identical scenario with normally distributed datasets. Among the candidates,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demonstrated the most consistent Type I error control across values of correlation and only modest Type I error </w:t>
      </w:r>
      <w:r w:rsidR="00C04388">
        <w:rPr>
          <w:iCs/>
          <w:lang w:val="en-US"/>
        </w:rPr>
        <w:t xml:space="preserve">rate </w:t>
      </w:r>
      <w:r w:rsidRPr="00D97B43">
        <w:rPr>
          <w:iCs/>
          <w:lang w:val="en-US"/>
        </w:rPr>
        <w:t>inflation, with an error rate between 0.069 and 0.101. This consistency in Type I error across correlation values was maintained even as the number of matched samples was reduced to two.</w:t>
      </w:r>
    </w:p>
    <w:p w14:paraId="6ACEF0E0" w14:textId="2A1E16C1" w:rsidR="00D97B43" w:rsidRDefault="00D97B43" w:rsidP="001A62FB">
      <w:pPr>
        <w:pStyle w:val="Paragraph"/>
        <w:jc w:val="center"/>
      </w:pPr>
      <w:r>
        <w:t>[Figure 6 here]</w:t>
      </w:r>
    </w:p>
    <w:p w14:paraId="1FFBA196" w14:textId="705BC548" w:rsidR="00D97B43" w:rsidRDefault="00D97B43" w:rsidP="00D97B43">
      <w:pPr>
        <w:pStyle w:val="Newparagraph"/>
        <w:rPr>
          <w:iCs/>
          <w:lang w:val="en-US"/>
        </w:rPr>
      </w:pPr>
      <w:r w:rsidRPr="00D97B43">
        <w:rPr>
          <w:lang w:val="en-US"/>
        </w:rPr>
        <w:lastRenderedPageBreak/>
        <w:t xml:space="preserve">We observed a general tradeoff between Type I error control and power. That is, the most conservative tests in terms of Type I error were generally the least powered to detect true mean differences. All tests based on our candidate estimators demonstrated greater power as the true correlation increased, except for the maximally conservative test which displayed less power as the true correlation increased. </w:t>
      </w:r>
      <w:r w:rsidR="00AD4456">
        <w:rPr>
          <w:lang w:val="en-US"/>
        </w:rPr>
        <w:t>Similarly</w:t>
      </w:r>
      <w:r w:rsidRPr="00D97B43">
        <w:rPr>
          <w:lang w:val="en-US"/>
        </w:rPr>
        <w:t xml:space="preserve">, Student’s </w:t>
      </w:r>
      <w:r w:rsidR="009665C2">
        <w:rPr>
          <w:lang w:val="en-US"/>
        </w:rPr>
        <w:t xml:space="preserve">two-sample </w:t>
      </w:r>
      <w:r w:rsidRPr="00D97B43">
        <w:rPr>
          <w:i/>
          <w:iCs/>
          <w:lang w:val="en-US"/>
        </w:rPr>
        <w:t>t</w:t>
      </w:r>
      <w:r w:rsidRPr="00D97B43">
        <w:rPr>
          <w:lang w:val="en-US"/>
        </w:rPr>
        <w:t xml:space="preserve">-test exhibited less power with increasing correlation, except when the difference was large (i.e., 0.5 standardized units) and the sample size was large (i.e., 50 or greater). Thus, the tests with the greatest power with four matched samples and a sample size of 20 were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respectively (in descending order). We noted that the power afforded by an ‘oracle’ test, in which the true correlation was known, was generally not as conservative as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and </w:t>
      </w:r>
      <w:commentRangeStart w:id="17"/>
      <w:commentRangeStart w:id="18"/>
      <w:r w:rsidRPr="00D97B43">
        <w:rPr>
          <w:iCs/>
          <w:lang w:val="en-US"/>
        </w:rPr>
        <w:t xml:space="preserve">was similar in power to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when the true correlation was positive</w:t>
      </w:r>
      <w:commentRangeEnd w:id="17"/>
      <w:r w:rsidR="00D21D2B">
        <w:rPr>
          <w:rStyle w:val="CommentReference"/>
        </w:rPr>
        <w:commentReference w:id="17"/>
      </w:r>
      <w:commentRangeEnd w:id="18"/>
      <w:r w:rsidR="00003FC1">
        <w:rPr>
          <w:rStyle w:val="CommentReference"/>
        </w:rPr>
        <w:commentReference w:id="18"/>
      </w:r>
      <w:r w:rsidRPr="00D97B43">
        <w:rPr>
          <w:iCs/>
          <w:lang w:val="en-US"/>
        </w:rPr>
        <w:t>. The use of the ordinal generating distribution did not substantially alter these trends.</w:t>
      </w:r>
    </w:p>
    <w:p w14:paraId="42D8F3AF" w14:textId="32B1BF5F" w:rsidR="00AC1301" w:rsidRPr="00AC1301" w:rsidRDefault="00D97B43" w:rsidP="00AC1301">
      <w:pPr>
        <w:pStyle w:val="Newparagraph"/>
        <w:rPr>
          <w:iCs/>
          <w:lang w:val="en-US"/>
        </w:rPr>
      </w:pPr>
      <w:r w:rsidRPr="00D97B43">
        <w:rPr>
          <w:lang w:val="en-US"/>
        </w:rPr>
        <w:t xml:space="preserve">In larger samples (i.e., 100 or greater) with 20-50% of samples matched, the results of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generally mimicked one another, with nearly optimal Type I error control and similar power. In such samples,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was relatively more conservative than the preceding tests. This suggests the choice of the 20</w:t>
      </w:r>
      <w:r w:rsidRPr="00D97B43">
        <w:rPr>
          <w:iCs/>
          <w:vertAlign w:val="superscript"/>
          <w:lang w:val="en-US"/>
        </w:rPr>
        <w:t>th</w:t>
      </w:r>
      <w:r w:rsidRPr="00D97B43">
        <w:rPr>
          <w:iCs/>
          <w:lang w:val="en-US"/>
        </w:rPr>
        <w:t xml:space="preserve"> Quantile may be more suitable for small samples. We provide additional results of the simulation study in Appendix</w:t>
      </w:r>
      <w:r w:rsidR="00AC1301">
        <w:rPr>
          <w:iCs/>
          <w:lang w:val="en-US"/>
        </w:rPr>
        <w:t xml:space="preserve"> </w:t>
      </w:r>
      <w:r w:rsidR="009151C2">
        <w:rPr>
          <w:iCs/>
          <w:lang w:val="en-US"/>
        </w:rPr>
        <w:t>A</w:t>
      </w:r>
      <w:r w:rsidR="009151C2">
        <w:rPr>
          <w:iCs/>
          <w:lang w:val="en-US"/>
        </w:rPr>
        <w:t>6</w:t>
      </w:r>
      <w:r w:rsidRPr="00D97B43">
        <w:rPr>
          <w:iCs/>
          <w:lang w:val="en-US"/>
        </w:rPr>
        <w:t>.</w:t>
      </w:r>
    </w:p>
    <w:p w14:paraId="5DA0FC9E" w14:textId="77777777" w:rsidR="005D5F99" w:rsidRPr="005D5F99" w:rsidRDefault="005D5F99" w:rsidP="005D5F99">
      <w:pPr>
        <w:pStyle w:val="Heading2"/>
      </w:pPr>
      <w:r>
        <w:t>Application</w:t>
      </w:r>
    </w:p>
    <w:p w14:paraId="7CAE9676" w14:textId="56D10C1F" w:rsidR="00D97B43" w:rsidRPr="00D97B43" w:rsidRDefault="00D97B43" w:rsidP="00D97B43">
      <w:pPr>
        <w:pStyle w:val="Paragraph"/>
        <w:rPr>
          <w:lang w:val="en-US"/>
        </w:rPr>
      </w:pPr>
      <w:r w:rsidRPr="00D97B43">
        <w:rPr>
          <w:lang w:val="en-US"/>
        </w:rPr>
        <w:t>We applied all candidate methods for estimating correlation to our partially matched dataset for participants in the ‘Intervention’ and ‘Control’ groups, separately. The mean difference between the pre- and post- intervention outcomes was 0.556 in the intervention group, and -0.536 in the control group.</w:t>
      </w:r>
    </w:p>
    <w:p w14:paraId="04081843" w14:textId="5F5BA934" w:rsidR="005D5F99" w:rsidRDefault="00D97B43" w:rsidP="001A62FB">
      <w:pPr>
        <w:pStyle w:val="Paragraph"/>
        <w:jc w:val="center"/>
      </w:pPr>
      <w:r>
        <w:lastRenderedPageBreak/>
        <w:t>[Table 1 here]</w:t>
      </w:r>
    </w:p>
    <w:p w14:paraId="71A6E418" w14:textId="4D690B33" w:rsidR="00D97B43" w:rsidRPr="00D97B43" w:rsidRDefault="00D97B43" w:rsidP="00D97B43">
      <w:pPr>
        <w:pStyle w:val="Newparagraph"/>
        <w:rPr>
          <w:lang w:val="en-US"/>
        </w:rPr>
      </w:pPr>
      <w:r w:rsidRPr="00D97B43">
        <w:rPr>
          <w:lang w:val="en-US"/>
        </w:rPr>
        <w:t xml:space="preserve">Using the Bayesian estimator of correlation, we would infer a 95% CI of (0.118, 0.997) for the difference in means in the intervention group. We report a p-value of 0.014, thus we would conclude there was a change in outcomes following intervention at a significance level of 0.05. With Student’s </w:t>
      </w:r>
      <w:ins w:id="19" w:author="Peterson, Ryan" w:date="2023-03-03T14:09:00Z">
        <w:r w:rsidR="000C5AE2">
          <w:rPr>
            <w:lang w:val="en-US"/>
          </w:rPr>
          <w:t xml:space="preserve">two-sample </w:t>
        </w:r>
      </w:ins>
      <w:r w:rsidRPr="00D97B43">
        <w:rPr>
          <w:i/>
          <w:iCs/>
          <w:lang w:val="en-US"/>
        </w:rPr>
        <w:t>t</w:t>
      </w:r>
      <w:r w:rsidRPr="00D97B43">
        <w:rPr>
          <w:lang w:val="en-US"/>
        </w:rPr>
        <w:t>-test, however, we would infer a 95% CI of (-0.023, 2.238</w:t>
      </w:r>
      <w:ins w:id="20" w:author="Peterson, Ryan" w:date="2023-03-03T14:20:00Z">
        <w:r w:rsidR="006145D7">
          <w:rPr>
            <w:lang w:val="en-US"/>
          </w:rPr>
          <w:t xml:space="preserve">; </w:t>
        </w:r>
      </w:ins>
      <w:del w:id="21" w:author="Peterson, Ryan" w:date="2023-03-03T14:20:00Z">
        <w:r w:rsidRPr="00D97B43" w:rsidDel="006145D7">
          <w:rPr>
            <w:lang w:val="en-US"/>
          </w:rPr>
          <w:delText xml:space="preserve">) </w:delText>
        </w:r>
      </w:del>
      <w:ins w:id="22" w:author="Peterson, Ryan" w:date="2023-03-03T14:18:00Z">
        <w:r w:rsidR="00B004E0">
          <w:rPr>
            <w:lang w:val="en-US"/>
          </w:rPr>
          <w:t>p = 0.062</w:t>
        </w:r>
      </w:ins>
      <w:del w:id="23" w:author="Peterson, Ryan" w:date="2023-03-03T14:18:00Z">
        <w:r w:rsidRPr="00D97B43" w:rsidDel="00877237">
          <w:rPr>
            <w:lang w:val="en-US"/>
          </w:rPr>
          <w:delText xml:space="preserve">and conclude there was not a </w:delText>
        </w:r>
      </w:del>
      <w:del w:id="24" w:author="Peterson, Ryan" w:date="2023-03-03T14:20:00Z">
        <w:r w:rsidRPr="00D97B43" w:rsidDel="00464D4E">
          <w:rPr>
            <w:lang w:val="en-US"/>
          </w:rPr>
          <w:delText>significant change</w:delText>
        </w:r>
      </w:del>
      <w:ins w:id="25" w:author="Peterson, Ryan" w:date="2023-03-03T14:18:00Z">
        <w:r w:rsidR="00877237">
          <w:rPr>
            <w:lang w:val="en-US"/>
          </w:rPr>
          <w:t>)</w:t>
        </w:r>
      </w:ins>
      <w:r w:rsidRPr="00D97B43">
        <w:rPr>
          <w:lang w:val="en-US"/>
        </w:rPr>
        <w:t xml:space="preserve">. </w:t>
      </w:r>
      <w:ins w:id="26" w:author="Peterson, Ryan" w:date="2023-03-03T14:19:00Z">
        <w:r w:rsidR="00B004E0">
          <w:rPr>
            <w:lang w:val="en-US"/>
          </w:rPr>
          <w:t>With the 20</w:t>
        </w:r>
        <w:r w:rsidR="00B004E0" w:rsidRPr="00B004E0">
          <w:rPr>
            <w:vertAlign w:val="superscript"/>
            <w:lang w:val="en-US"/>
            <w:rPrChange w:id="27" w:author="Peterson, Ryan" w:date="2023-03-03T14:19:00Z">
              <w:rPr>
                <w:lang w:val="en-US"/>
              </w:rPr>
            </w:rPrChange>
          </w:rPr>
          <w:t>th</w:t>
        </w:r>
        <w:r w:rsidR="00B004E0">
          <w:rPr>
            <w:lang w:val="en-US"/>
          </w:rPr>
          <w:t xml:space="preserve"> quantile approach, we have 95% CI: (</w:t>
        </w:r>
        <w:r w:rsidR="006145D7">
          <w:rPr>
            <w:lang w:val="en-US"/>
          </w:rPr>
          <w:t>…; p = 0.050).</w:t>
        </w:r>
        <w:r w:rsidR="00B004E0">
          <w:rPr>
            <w:lang w:val="en-US"/>
          </w:rPr>
          <w:t xml:space="preserve"> </w:t>
        </w:r>
      </w:ins>
      <w:r w:rsidRPr="00D97B43">
        <w:rPr>
          <w:lang w:val="en-US"/>
        </w:rPr>
        <w:t>With the maximally conservative approach, we would infer a 95% CI of (-0.243, 1.358</w:t>
      </w:r>
      <w:ins w:id="28" w:author="Peterson, Ryan" w:date="2023-03-03T14:20:00Z">
        <w:r w:rsidR="006145D7">
          <w:rPr>
            <w:lang w:val="en-US"/>
          </w:rPr>
          <w:t>; p = 0.17</w:t>
        </w:r>
      </w:ins>
      <w:del w:id="29" w:author="Peterson, Ryan" w:date="2023-03-03T14:20:00Z">
        <w:r w:rsidRPr="00D97B43" w:rsidDel="006145D7">
          <w:rPr>
            <w:lang w:val="en-US"/>
          </w:rPr>
          <w:delText xml:space="preserve">) and conclude </w:delText>
        </w:r>
        <w:r w:rsidRPr="00D97B43" w:rsidDel="00464D4E">
          <w:rPr>
            <w:lang w:val="en-US"/>
          </w:rPr>
          <w:delText>no significant change</w:delText>
        </w:r>
      </w:del>
      <w:ins w:id="30" w:author="Peterson, Ryan" w:date="2023-03-03T14:20:00Z">
        <w:r w:rsidR="006145D7">
          <w:rPr>
            <w:lang w:val="en-US"/>
          </w:rPr>
          <w:t>)</w:t>
        </w:r>
      </w:ins>
      <w:r w:rsidRPr="00D97B43">
        <w:rPr>
          <w:lang w:val="en-US"/>
        </w:rPr>
        <w:t xml:space="preserve">. The discrepancy in </w:t>
      </w:r>
      <w:ins w:id="31" w:author="Peterson, Ryan" w:date="2023-03-03T14:10:00Z">
        <w:r w:rsidR="00C3171B">
          <w:rPr>
            <w:lang w:val="en-US"/>
          </w:rPr>
          <w:t xml:space="preserve">hypothesis testing </w:t>
        </w:r>
      </w:ins>
      <w:r w:rsidRPr="00D97B43">
        <w:rPr>
          <w:lang w:val="en-US"/>
        </w:rPr>
        <w:t>conclusions between the former and latter approaches highlights the difference in power between our proposed method and currently available methods.</w:t>
      </w:r>
      <w:ins w:id="32" w:author="Peterson, Ryan" w:date="2023-03-03T14:14:00Z">
        <w:r w:rsidR="00A91629">
          <w:rPr>
            <w:lang w:val="en-US"/>
          </w:rPr>
          <w:t xml:space="preserve"> </w:t>
        </w:r>
      </w:ins>
      <w:ins w:id="33" w:author="Peterson, Ryan" w:date="2023-03-03T14:21:00Z">
        <w:r w:rsidR="0026241C">
          <w:rPr>
            <w:lang w:val="en-US"/>
          </w:rPr>
          <w:t>Translating to the standard error estimate of the mean difference</w:t>
        </w:r>
        <w:r w:rsidR="00464D4E">
          <w:rPr>
            <w:lang w:val="en-US"/>
          </w:rPr>
          <w:t>, c</w:t>
        </w:r>
      </w:ins>
      <w:commentRangeStart w:id="34"/>
      <w:ins w:id="35" w:author="Peterson, Ryan" w:date="2023-03-03T14:14:00Z">
        <w:r w:rsidR="00A91629">
          <w:rPr>
            <w:lang w:val="en-US"/>
          </w:rPr>
          <w:t xml:space="preserve">ompared to the Bayesian </w:t>
        </w:r>
        <w:r w:rsidR="008F5008">
          <w:rPr>
            <w:lang w:val="en-US"/>
          </w:rPr>
          <w:t xml:space="preserve">correlation </w:t>
        </w:r>
        <w:r w:rsidR="00A91629">
          <w:rPr>
            <w:lang w:val="en-US"/>
          </w:rPr>
          <w:t>estimat</w:t>
        </w:r>
      </w:ins>
      <w:ins w:id="36" w:author="Peterson, Ryan" w:date="2023-03-03T14:15:00Z">
        <w:r w:rsidR="008F5008">
          <w:rPr>
            <w:lang w:val="en-US"/>
          </w:rPr>
          <w:t>e (</w:t>
        </w:r>
      </w:ins>
      <w:ins w:id="37" w:author="Peterson, Ryan" w:date="2023-03-03T14:22:00Z">
        <w:r w:rsidR="00F06E0F">
          <w:rPr>
            <w:lang w:val="en-US"/>
          </w:rPr>
          <w:t>SE=</w:t>
        </w:r>
      </w:ins>
      <w:ins w:id="38" w:author="Peterson, Ryan" w:date="2023-03-03T14:15:00Z">
        <w:r w:rsidR="008F5008">
          <w:rPr>
            <w:lang w:val="en-US"/>
          </w:rPr>
          <w:t>0.</w:t>
        </w:r>
        <w:r w:rsidR="00DD0EA9">
          <w:rPr>
            <w:lang w:val="en-US"/>
          </w:rPr>
          <w:t>224</w:t>
        </w:r>
        <w:r w:rsidR="008F5008">
          <w:rPr>
            <w:lang w:val="en-US"/>
          </w:rPr>
          <w:t>)</w:t>
        </w:r>
        <w:r w:rsidR="00DD0EA9">
          <w:rPr>
            <w:lang w:val="en-US"/>
          </w:rPr>
          <w:t xml:space="preserve">, </w:t>
        </w:r>
      </w:ins>
      <w:ins w:id="39" w:author="Peterson, Ryan" w:date="2023-03-03T14:16:00Z">
        <w:r w:rsidR="00DD0EA9">
          <w:rPr>
            <w:lang w:val="en-US"/>
          </w:rPr>
          <w:t xml:space="preserve">r_q20 </w:t>
        </w:r>
        <w:r w:rsidR="00A9102F">
          <w:rPr>
            <w:lang w:val="en-US"/>
          </w:rPr>
          <w:t>yielded 25% higher SE</w:t>
        </w:r>
        <w:r w:rsidR="00DD0EA9">
          <w:rPr>
            <w:lang w:val="en-US"/>
          </w:rPr>
          <w:t xml:space="preserve">, </w:t>
        </w:r>
      </w:ins>
      <w:ins w:id="40" w:author="Peterson, Ryan" w:date="2023-03-03T14:15:00Z">
        <w:r w:rsidR="00DD0EA9">
          <w:rPr>
            <w:lang w:val="en-US"/>
          </w:rPr>
          <w:t>Student’s two-sample t-test had 32%</w:t>
        </w:r>
      </w:ins>
      <w:ins w:id="41" w:author="Peterson, Ryan" w:date="2023-03-03T14:16:00Z">
        <w:r w:rsidR="00AE05BC">
          <w:rPr>
            <w:lang w:val="en-US"/>
          </w:rPr>
          <w:t xml:space="preserve"> higher SE, </w:t>
        </w:r>
      </w:ins>
      <w:ins w:id="42" w:author="Peterson, Ryan" w:date="2023-03-03T14:17:00Z">
        <w:r w:rsidR="00AE05BC">
          <w:rPr>
            <w:lang w:val="en-US"/>
          </w:rPr>
          <w:t xml:space="preserve">and the maximally conservative approach had </w:t>
        </w:r>
        <w:r w:rsidR="00145600">
          <w:rPr>
            <w:lang w:val="en-US"/>
          </w:rPr>
          <w:t xml:space="preserve">83% higher SE. </w:t>
        </w:r>
      </w:ins>
      <w:commentRangeEnd w:id="34"/>
      <w:ins w:id="43" w:author="Peterson, Ryan" w:date="2023-03-03T14:18:00Z">
        <w:r w:rsidR="00145600">
          <w:rPr>
            <w:rStyle w:val="CommentReference"/>
          </w:rPr>
          <w:commentReference w:id="34"/>
        </w:r>
      </w:ins>
    </w:p>
    <w:p w14:paraId="4597742B" w14:textId="2FE1791E" w:rsidR="005D5F99" w:rsidRDefault="00A020F3" w:rsidP="001A62FB">
      <w:pPr>
        <w:pStyle w:val="Newparagraph"/>
        <w:jc w:val="center"/>
      </w:pPr>
      <w:r>
        <w:t>[Table 2 here]</w:t>
      </w:r>
    </w:p>
    <w:p w14:paraId="77F052FB" w14:textId="38A6F44C" w:rsidR="00A020F3" w:rsidRPr="00A020F3" w:rsidRDefault="00A020F3" w:rsidP="00A020F3">
      <w:pPr>
        <w:pStyle w:val="Newparagraph"/>
        <w:rPr>
          <w:b/>
          <w:bCs/>
          <w:lang w:val="en-US"/>
        </w:rPr>
      </w:pPr>
      <w:r w:rsidRPr="00A020F3">
        <w:rPr>
          <w:lang w:val="en-US"/>
        </w:rPr>
        <w:t xml:space="preserve">Using the Bayesian estimator of correlation, we would infer a 95% CI of (-0.974, -0.098) and conclude a significant </w:t>
      </w:r>
      <w:ins w:id="44" w:author="Peterson, Ryan" w:date="2023-03-03T14:23:00Z">
        <w:r w:rsidR="00EB69B9">
          <w:rPr>
            <w:lang w:val="en-US"/>
          </w:rPr>
          <w:t>(p</w:t>
        </w:r>
        <w:r w:rsidR="006A66B5">
          <w:rPr>
            <w:lang w:val="en-US"/>
          </w:rPr>
          <w:t>=0.018</w:t>
        </w:r>
        <w:r w:rsidR="00EB69B9">
          <w:rPr>
            <w:lang w:val="en-US"/>
          </w:rPr>
          <w:t xml:space="preserve">) </w:t>
        </w:r>
      </w:ins>
      <w:r w:rsidRPr="00A020F3">
        <w:rPr>
          <w:lang w:val="en-US"/>
        </w:rPr>
        <w:t>change between timepoints</w:t>
      </w:r>
      <w:ins w:id="45" w:author="Peterson, Ryan" w:date="2023-03-03T14:23:00Z">
        <w:r w:rsidR="00EB69B9">
          <w:rPr>
            <w:lang w:val="en-US"/>
          </w:rPr>
          <w:t xml:space="preserve"> in the control group</w:t>
        </w:r>
      </w:ins>
      <w:r w:rsidRPr="00A020F3">
        <w:rPr>
          <w:lang w:val="en-US"/>
        </w:rPr>
        <w:t xml:space="preserve">. We would reach the same </w:t>
      </w:r>
      <w:ins w:id="46" w:author="Peterson, Ryan" w:date="2023-03-03T14:23:00Z">
        <w:r w:rsidR="006A66B5">
          <w:rPr>
            <w:lang w:val="en-US"/>
          </w:rPr>
          <w:t xml:space="preserve">hypothesis testing </w:t>
        </w:r>
      </w:ins>
      <w:r w:rsidRPr="00A020F3">
        <w:rPr>
          <w:lang w:val="en-US"/>
        </w:rPr>
        <w:t>conclusion with all the candidate methods except the maximally conservative approach, which yielded a 95% CI of (-1.164, 0.091</w:t>
      </w:r>
      <w:ins w:id="47" w:author="Peterson, Ryan" w:date="2023-03-03T14:23:00Z">
        <w:r w:rsidR="006A66B5">
          <w:rPr>
            <w:lang w:val="en-US"/>
          </w:rPr>
          <w:t>; p=0.097)</w:t>
        </w:r>
      </w:ins>
      <w:del w:id="48" w:author="Peterson, Ryan" w:date="2023-03-03T14:23:00Z">
        <w:r w:rsidRPr="00A020F3" w:rsidDel="006A66B5">
          <w:rPr>
            <w:lang w:val="en-US"/>
          </w:rPr>
          <w:delText>)</w:delText>
        </w:r>
      </w:del>
      <w:r w:rsidRPr="00A020F3">
        <w:rPr>
          <w:lang w:val="en-US"/>
        </w:rPr>
        <w:t xml:space="preserve">. </w:t>
      </w:r>
      <w:commentRangeStart w:id="49"/>
      <w:r w:rsidRPr="00A020F3">
        <w:rPr>
          <w:lang w:val="en-US"/>
        </w:rPr>
        <w:t xml:space="preserve">Student’s </w:t>
      </w:r>
      <w:r w:rsidRPr="00A020F3">
        <w:rPr>
          <w:i/>
          <w:iCs/>
          <w:lang w:val="en-US"/>
        </w:rPr>
        <w:t>t</w:t>
      </w:r>
      <w:r w:rsidRPr="00A020F3">
        <w:rPr>
          <w:lang w:val="en-US"/>
        </w:rPr>
        <w:t>-test yielded a 95% CI of (-0.988, -0.085) and the same conclusion as the test based on the Bayesian estimator of correlation, albeit with less precision (i.e., a wider confidence interval).</w:t>
      </w:r>
      <w:commentRangeEnd w:id="49"/>
      <w:r w:rsidR="006A66B5">
        <w:rPr>
          <w:rStyle w:val="CommentReference"/>
        </w:rPr>
        <w:commentReference w:id="49"/>
      </w:r>
    </w:p>
    <w:p w14:paraId="5162D110" w14:textId="04B5AACA" w:rsidR="005D5F99" w:rsidRDefault="005D5F99" w:rsidP="005D5F99">
      <w:pPr>
        <w:pStyle w:val="Heading1"/>
      </w:pPr>
      <w:r>
        <w:t>Discussi</w:t>
      </w:r>
      <w:r w:rsidR="00A020F3">
        <w:t>on</w:t>
      </w:r>
    </w:p>
    <w:p w14:paraId="56FB332B" w14:textId="675D2D7C" w:rsidR="005D5F99" w:rsidRPr="004767DA" w:rsidRDefault="00A020F3" w:rsidP="005D5F99">
      <w:pPr>
        <w:pStyle w:val="Paragraph"/>
        <w:rPr>
          <w:lang w:val="en-US"/>
        </w:rPr>
      </w:pPr>
      <w:r w:rsidRPr="00A020F3">
        <w:rPr>
          <w:lang w:val="en-US"/>
        </w:rPr>
        <w:t xml:space="preserve">In this work, we described the challenge of testing the equality of means in unmatched data and identified </w:t>
      </w:r>
      <w:ins w:id="50" w:author="Peterson, Ryan" w:date="2023-03-03T15:45:00Z">
        <w:r w:rsidR="00622810">
          <w:rPr>
            <w:lang w:val="en-US"/>
          </w:rPr>
          <w:t xml:space="preserve">currently </w:t>
        </w:r>
      </w:ins>
      <w:r w:rsidRPr="00A020F3">
        <w:rPr>
          <w:lang w:val="en-US"/>
        </w:rPr>
        <w:t xml:space="preserve">available methods for doing so, </w:t>
      </w:r>
      <w:commentRangeStart w:id="51"/>
      <w:commentRangeStart w:id="52"/>
      <w:r w:rsidRPr="00A020F3">
        <w:rPr>
          <w:lang w:val="en-US"/>
        </w:rPr>
        <w:t xml:space="preserve">namely Student’s </w:t>
      </w:r>
      <w:r w:rsidRPr="00A020F3">
        <w:rPr>
          <w:i/>
          <w:iCs/>
          <w:lang w:val="en-US"/>
        </w:rPr>
        <w:t>t</w:t>
      </w:r>
      <w:r w:rsidRPr="00A020F3">
        <w:rPr>
          <w:lang w:val="en-US"/>
        </w:rPr>
        <w:t xml:space="preserve">-test and </w:t>
      </w:r>
      <w:r w:rsidRPr="00A020F3">
        <w:rPr>
          <w:lang w:val="en-US"/>
        </w:rPr>
        <w:lastRenderedPageBreak/>
        <w:t>a maximally conservative test</w:t>
      </w:r>
      <w:commentRangeEnd w:id="51"/>
      <w:r w:rsidR="00533543">
        <w:rPr>
          <w:rStyle w:val="CommentReference"/>
        </w:rPr>
        <w:commentReference w:id="51"/>
      </w:r>
      <w:commentRangeEnd w:id="52"/>
      <w:r w:rsidR="00533543">
        <w:rPr>
          <w:rStyle w:val="CommentReference"/>
        </w:rPr>
        <w:commentReference w:id="52"/>
      </w:r>
      <w:r w:rsidRPr="00A020F3">
        <w:rPr>
          <w:lang w:val="en-US"/>
        </w:rPr>
        <w:t>. We sought to improve upon these methods, provided the existence of a small number of matched samples.</w:t>
      </w:r>
    </w:p>
    <w:p w14:paraId="66A6C09C" w14:textId="1EC656E2" w:rsidR="00A020F3" w:rsidRPr="00A020F3" w:rsidRDefault="00A020F3" w:rsidP="00A020F3">
      <w:pPr>
        <w:pStyle w:val="Newparagraph"/>
        <w:rPr>
          <w:lang w:val="en-US"/>
        </w:rPr>
      </w:pPr>
      <w:r w:rsidRPr="00A020F3">
        <w:rPr>
          <w:lang w:val="en-US"/>
        </w:rPr>
        <w:t xml:space="preserve">In small (i.e., n=20) datasets with only four matched samples, our simulation study demonstrated that the modified </w:t>
      </w:r>
      <w:r w:rsidRPr="00A020F3">
        <w:rPr>
          <w:i/>
          <w:iCs/>
          <w:lang w:val="en-US"/>
        </w:rPr>
        <w:t>t</w:t>
      </w:r>
      <w:r w:rsidRPr="00A020F3">
        <w:rPr>
          <w:lang w:val="en-US"/>
        </w:rPr>
        <w:t>-test based on the 20</w:t>
      </w:r>
      <w:r w:rsidRPr="00A020F3">
        <w:rPr>
          <w:vertAlign w:val="superscript"/>
          <w:lang w:val="en-US"/>
        </w:rPr>
        <w:t>th</w:t>
      </w:r>
      <w:r w:rsidRPr="00A020F3">
        <w:rPr>
          <w:lang w:val="en-US"/>
        </w:rPr>
        <w:t xml:space="preserve"> quantile correlation estimate offered consistent </w:t>
      </w:r>
      <w:r w:rsidR="002E520D">
        <w:rPr>
          <w:lang w:val="en-US"/>
        </w:rPr>
        <w:t>Type I</w:t>
      </w:r>
      <w:r w:rsidRPr="00A020F3">
        <w:rPr>
          <w:lang w:val="en-US"/>
        </w:rPr>
        <w:t xml:space="preserve"> error control, while affording more power than the maximally conservative approach, across all values of correlation. Provided the true correlation was greater than 0.5, this test also afforded more power than Student’s </w:t>
      </w:r>
      <w:r w:rsidRPr="00A020F3">
        <w:rPr>
          <w:i/>
          <w:iCs/>
          <w:lang w:val="en-US"/>
        </w:rPr>
        <w:t>t</w:t>
      </w:r>
      <w:r w:rsidRPr="00A020F3">
        <w:rPr>
          <w:lang w:val="en-US"/>
        </w:rPr>
        <w:t>-test. These results suggest that the quantile estimator test is an improvement upon existing methods when dealing with small samples of partially matched data.</w:t>
      </w:r>
    </w:p>
    <w:p w14:paraId="2637FC16" w14:textId="55B3EC81" w:rsidR="00A020F3" w:rsidRPr="00A020F3" w:rsidRDefault="00A020F3" w:rsidP="00A020F3">
      <w:pPr>
        <w:pStyle w:val="Newparagraph"/>
        <w:rPr>
          <w:lang w:val="en-US"/>
        </w:rPr>
      </w:pPr>
      <w:commentRangeStart w:id="53"/>
      <w:commentRangeStart w:id="54"/>
      <w:r w:rsidRPr="00A020F3">
        <w:rPr>
          <w:lang w:val="en-US"/>
        </w:rPr>
        <w:t xml:space="preserve">In large (i.e., n=200) datasets with 10% or more matched samples, our simulation study demonstrated that the modified </w:t>
      </w:r>
      <w:r w:rsidRPr="00A020F3">
        <w:rPr>
          <w:i/>
          <w:iCs/>
          <w:lang w:val="en-US"/>
        </w:rPr>
        <w:t>t</w:t>
      </w:r>
      <w:r w:rsidRPr="00A020F3">
        <w:rPr>
          <w:lang w:val="en-US"/>
        </w:rPr>
        <w:t>-test based on either the Bayesian estimator or the EM algorithm estimator of correlation offered consistent</w:t>
      </w:r>
      <w:ins w:id="55" w:author="Peterson, Ryan" w:date="2023-03-03T15:48:00Z">
        <w:r w:rsidR="00533543">
          <w:rPr>
            <w:lang w:val="en-US"/>
          </w:rPr>
          <w:t>ly close</w:t>
        </w:r>
      </w:ins>
      <w:ins w:id="56" w:author="Peterson, Ryan" w:date="2023-03-03T15:52:00Z">
        <w:r w:rsidR="002671B8">
          <w:rPr>
            <w:lang w:val="en-US"/>
          </w:rPr>
          <w:t>st</w:t>
        </w:r>
      </w:ins>
      <w:ins w:id="57" w:author="Peterson, Ryan" w:date="2023-03-03T15:48:00Z">
        <w:r w:rsidR="00533543">
          <w:rPr>
            <w:lang w:val="en-US"/>
          </w:rPr>
          <w:t xml:space="preserve">-to-nominal </w:t>
        </w:r>
      </w:ins>
      <w:del w:id="58" w:author="Peterson, Ryan" w:date="2023-03-03T15:48:00Z">
        <w:r w:rsidRPr="00A020F3" w:rsidDel="00533543">
          <w:rPr>
            <w:lang w:val="en-US"/>
          </w:rPr>
          <w:delText xml:space="preserve"> </w:delText>
        </w:r>
      </w:del>
      <w:r w:rsidR="002E520D">
        <w:rPr>
          <w:lang w:val="en-US"/>
        </w:rPr>
        <w:t>Type I</w:t>
      </w:r>
      <w:r w:rsidRPr="00A020F3">
        <w:rPr>
          <w:lang w:val="en-US"/>
        </w:rPr>
        <w:t xml:space="preserve"> error control across all values of correlation</w:t>
      </w:r>
      <w:commentRangeEnd w:id="53"/>
      <w:r w:rsidR="00041955">
        <w:rPr>
          <w:rStyle w:val="CommentReference"/>
        </w:rPr>
        <w:commentReference w:id="53"/>
      </w:r>
      <w:commentRangeEnd w:id="54"/>
      <w:r w:rsidR="004777F9">
        <w:rPr>
          <w:rStyle w:val="CommentReference"/>
        </w:rPr>
        <w:commentReference w:id="54"/>
      </w:r>
      <w:ins w:id="59" w:author="Peterson, Ryan" w:date="2023-03-03T15:52:00Z">
        <w:r w:rsidR="002671B8">
          <w:rPr>
            <w:lang w:val="en-US"/>
          </w:rPr>
          <w:t>, although</w:t>
        </w:r>
        <w:r w:rsidR="001E16B2">
          <w:rPr>
            <w:lang w:val="en-US"/>
          </w:rPr>
          <w:t xml:space="preserve"> the 20</w:t>
        </w:r>
        <w:r w:rsidR="001E16B2" w:rsidRPr="001E16B2">
          <w:rPr>
            <w:vertAlign w:val="superscript"/>
            <w:lang w:val="en-US"/>
            <w:rPrChange w:id="60" w:author="Peterson, Ryan" w:date="2023-03-03T15:52:00Z">
              <w:rPr>
                <w:lang w:val="en-US"/>
              </w:rPr>
            </w:rPrChange>
          </w:rPr>
          <w:t>th</w:t>
        </w:r>
        <w:r w:rsidR="001E16B2">
          <w:rPr>
            <w:lang w:val="en-US"/>
          </w:rPr>
          <w:t xml:space="preserve"> quantile estimator yielded </w:t>
        </w:r>
        <w:r w:rsidR="001A75AE">
          <w:rPr>
            <w:lang w:val="en-US"/>
          </w:rPr>
          <w:t xml:space="preserve">consistently </w:t>
        </w:r>
        <w:r w:rsidR="001A75AE" w:rsidRPr="001A75AE">
          <w:rPr>
            <w:i/>
            <w:iCs/>
            <w:lang w:val="en-US"/>
            <w:rPrChange w:id="61" w:author="Peterson, Ryan" w:date="2023-03-03T15:52:00Z">
              <w:rPr>
                <w:lang w:val="en-US"/>
              </w:rPr>
            </w:rPrChange>
          </w:rPr>
          <w:t>under</w:t>
        </w:r>
        <w:r w:rsidR="001A75AE">
          <w:rPr>
            <w:lang w:val="en-US"/>
          </w:rPr>
          <w:t xml:space="preserve"> nominal</w:t>
        </w:r>
      </w:ins>
      <w:ins w:id="62" w:author="Peterson, Ryan" w:date="2023-03-03T15:53:00Z">
        <w:r w:rsidR="00692E77">
          <w:rPr>
            <w:lang w:val="en-US"/>
          </w:rPr>
          <w:t xml:space="preserve"> Type I error control</w:t>
        </w:r>
      </w:ins>
      <w:ins w:id="63" w:author="Peterson, Ryan" w:date="2023-03-03T15:54:00Z">
        <w:r w:rsidR="00FC3A1C">
          <w:rPr>
            <w:lang w:val="en-US"/>
          </w:rPr>
          <w:t xml:space="preserve">, while being much more powerful than </w:t>
        </w:r>
      </w:ins>
      <w:ins w:id="64" w:author="Peterson, Ryan" w:date="2023-03-03T15:53:00Z">
        <w:r w:rsidR="00FC3A1C">
          <w:rPr>
            <w:lang w:val="en-US"/>
          </w:rPr>
          <w:t>the maximally conservative estimator</w:t>
        </w:r>
      </w:ins>
      <w:ins w:id="65" w:author="Peterson, Ryan" w:date="2023-03-03T15:52:00Z">
        <w:r w:rsidR="001A75AE">
          <w:rPr>
            <w:lang w:val="en-US"/>
          </w:rPr>
          <w:t>)</w:t>
        </w:r>
      </w:ins>
      <w:r w:rsidRPr="00A020F3">
        <w:rPr>
          <w:lang w:val="en-US"/>
        </w:rPr>
        <w:t xml:space="preserve">. The Bayesian estimator tended to be slightly more conservative than the EM algorithm estimator in terms of </w:t>
      </w:r>
      <w:r w:rsidR="002E520D">
        <w:rPr>
          <w:lang w:val="en-US"/>
        </w:rPr>
        <w:t>Type I</w:t>
      </w:r>
      <w:r w:rsidRPr="00A020F3">
        <w:rPr>
          <w:lang w:val="en-US"/>
        </w:rPr>
        <w:t xml:space="preserve"> error. Both approaches were well powered to detect medium and large differences in means in simulation. These results suggest two available tests that offer improvements over existing methods when dealing with large samples of partially matched data.</w:t>
      </w:r>
    </w:p>
    <w:p w14:paraId="4CCEA28C" w14:textId="253D74F9" w:rsidR="00A020F3" w:rsidRPr="00A020F3" w:rsidRDefault="00A020F3" w:rsidP="00A020F3">
      <w:pPr>
        <w:pStyle w:val="Newparagraph"/>
        <w:rPr>
          <w:lang w:val="en-US"/>
        </w:rPr>
      </w:pPr>
      <w:r w:rsidRPr="00A020F3">
        <w:rPr>
          <w:lang w:val="en-US"/>
        </w:rPr>
        <w:t xml:space="preserve">Our simulation study also demonstrated that the Pearson correlation of matched samples yields a </w:t>
      </w:r>
      <w:ins w:id="66" w:author="Peterson, Ryan" w:date="2023-03-03T15:56:00Z">
        <w:r w:rsidR="00FA153B">
          <w:rPr>
            <w:lang w:val="en-US"/>
          </w:rPr>
          <w:t>modi</w:t>
        </w:r>
      </w:ins>
      <w:ins w:id="67" w:author="Peterson, Ryan" w:date="2023-03-03T15:57:00Z">
        <w:r w:rsidR="00FA153B">
          <w:rPr>
            <w:lang w:val="en-US"/>
          </w:rPr>
          <w:t>fied t-</w:t>
        </w:r>
      </w:ins>
      <w:r w:rsidRPr="00A020F3">
        <w:rPr>
          <w:lang w:val="en-US"/>
        </w:rPr>
        <w:t xml:space="preserve">test with suboptimal performance, since the </w:t>
      </w:r>
      <w:r w:rsidR="002E520D">
        <w:rPr>
          <w:lang w:val="en-US"/>
        </w:rPr>
        <w:t>Type I</w:t>
      </w:r>
      <w:r w:rsidRPr="00A020F3">
        <w:rPr>
          <w:lang w:val="en-US"/>
        </w:rPr>
        <w:t xml:space="preserve"> error </w:t>
      </w:r>
      <w:ins w:id="68" w:author="Peterson, Ryan" w:date="2023-03-03T15:57:00Z">
        <w:r w:rsidR="00FA153B">
          <w:rPr>
            <w:lang w:val="en-US"/>
          </w:rPr>
          <w:t xml:space="preserve"> rate </w:t>
        </w:r>
      </w:ins>
      <w:r w:rsidRPr="00A020F3">
        <w:rPr>
          <w:lang w:val="en-US"/>
        </w:rPr>
        <w:t xml:space="preserve">was increasingly inflated as the true correlation increased. This inflation in </w:t>
      </w:r>
      <w:r w:rsidR="002E520D">
        <w:rPr>
          <w:lang w:val="en-US"/>
        </w:rPr>
        <w:t>Type I</w:t>
      </w:r>
      <w:r w:rsidRPr="00A020F3">
        <w:rPr>
          <w:lang w:val="en-US"/>
        </w:rPr>
        <w:t xml:space="preserve"> error was persistent in datasets where the number of matched samples was less than 25. These results suggest </w:t>
      </w:r>
      <w:del w:id="69" w:author="Peterson, Ryan" w:date="2023-03-03T15:57:00Z">
        <w:r w:rsidRPr="00A020F3" w:rsidDel="005D7C5F">
          <w:rPr>
            <w:lang w:val="en-US"/>
          </w:rPr>
          <w:delText xml:space="preserve">generally avoiding the Pearson correlation estimator, and </w:delText>
        </w:r>
      </w:del>
      <w:r w:rsidRPr="00A020F3">
        <w:rPr>
          <w:lang w:val="en-US"/>
        </w:rPr>
        <w:t xml:space="preserve">instead </w:t>
      </w:r>
      <w:r w:rsidRPr="00A020F3">
        <w:rPr>
          <w:lang w:val="en-US"/>
        </w:rPr>
        <w:lastRenderedPageBreak/>
        <w:t>using either the quantile estimator or the Bayesian estimator</w:t>
      </w:r>
      <w:del w:id="70" w:author="Peterson, Ryan" w:date="2023-03-03T15:57:00Z">
        <w:r w:rsidRPr="00A020F3" w:rsidDel="005D7C5F">
          <w:rPr>
            <w:lang w:val="en-US"/>
          </w:rPr>
          <w:delText>,</w:delText>
        </w:r>
      </w:del>
      <w:r w:rsidRPr="00A020F3">
        <w:rPr>
          <w:lang w:val="en-US"/>
        </w:rPr>
        <w:t xml:space="preserve"> when dealing with partially matched data. This is particularly relevant, since the first choice of an estimator for partially matched data may be the Pearson correlation, absent other intuition.</w:t>
      </w:r>
    </w:p>
    <w:p w14:paraId="2E3EA46F" w14:textId="136F3FB0" w:rsidR="00A020F3" w:rsidRPr="00A020F3" w:rsidRDefault="00A020F3" w:rsidP="00A020F3">
      <w:pPr>
        <w:pStyle w:val="Newparagraph"/>
        <w:rPr>
          <w:lang w:val="en-US"/>
        </w:rPr>
      </w:pPr>
      <w:r w:rsidRPr="00A020F3">
        <w:rPr>
          <w:lang w:val="en-US"/>
        </w:rPr>
        <w:t xml:space="preserve">Although methods exist for finding the maximum likelihood estimates of the bivariate normal distribution with missing data, the focus of those methods has primarily been on cases where data are missing due to dropout; see </w:t>
      </w:r>
      <w:sdt>
        <w:sdtPr>
          <w:rPr>
            <w:lang w:val="en-US"/>
          </w:rPr>
          <w:id w:val="1015801960"/>
          <w:citation/>
        </w:sdtPr>
        <w:sdtContent>
          <w:r w:rsidRPr="00A020F3">
            <w:rPr>
              <w:lang w:val="en-US"/>
            </w:rPr>
            <w:fldChar w:fldCharType="begin"/>
          </w:r>
          <w:r w:rsidRPr="00A020F3">
            <w:rPr>
              <w:lang w:val="en-US"/>
            </w:rPr>
            <w:instrText xml:space="preserve"> CITATION Ram80 \l 1033 </w:instrText>
          </w:r>
          <w:r w:rsidRPr="00A020F3">
            <w:rPr>
              <w:lang w:val="en-US"/>
            </w:rPr>
            <w:fldChar w:fldCharType="separate"/>
          </w:r>
          <w:r w:rsidR="001D6354" w:rsidRPr="001D6354">
            <w:rPr>
              <w:noProof/>
              <w:lang w:val="en-US"/>
            </w:rPr>
            <w:t>[7]</w:t>
          </w:r>
          <w:r w:rsidRPr="00A020F3">
            <w:fldChar w:fldCharType="end"/>
          </w:r>
        </w:sdtContent>
      </w:sdt>
      <w:r w:rsidRPr="00A020F3">
        <w:rPr>
          <w:lang w:val="en-US"/>
        </w:rPr>
        <w:t>. Our case does not involve the same mechanism of missingness, since we do not assume dropout, but we assume missing identifiers.</w:t>
      </w:r>
      <w:r w:rsidR="005D082D">
        <w:rPr>
          <w:lang w:val="en-US"/>
        </w:rPr>
        <w:t xml:space="preserve"> Therefore the methods in this study address a different, but related scenario to what has been addressed in </w:t>
      </w:r>
      <w:sdt>
        <w:sdtPr>
          <w:rPr>
            <w:lang w:val="en-US"/>
          </w:rPr>
          <w:id w:val="856463801"/>
          <w:citation/>
        </w:sdtPr>
        <w:sdtContent>
          <w:r w:rsidR="005D082D">
            <w:rPr>
              <w:lang w:val="en-US"/>
            </w:rPr>
            <w:fldChar w:fldCharType="begin"/>
          </w:r>
          <w:r w:rsidR="005D082D">
            <w:rPr>
              <w:lang w:val="en-US"/>
            </w:rPr>
            <w:instrText xml:space="preserve"> CITATION Guo17 \l 1033 </w:instrText>
          </w:r>
          <w:r w:rsidR="005D082D">
            <w:rPr>
              <w:lang w:val="en-US"/>
            </w:rPr>
            <w:fldChar w:fldCharType="separate"/>
          </w:r>
          <w:r w:rsidR="005D082D" w:rsidRPr="005D082D">
            <w:rPr>
              <w:noProof/>
              <w:lang w:val="en-US"/>
            </w:rPr>
            <w:t>[2]</w:t>
          </w:r>
          <w:r w:rsidR="005D082D">
            <w:rPr>
              <w:lang w:val="en-US"/>
            </w:rPr>
            <w:fldChar w:fldCharType="end"/>
          </w:r>
        </w:sdtContent>
      </w:sdt>
      <w:sdt>
        <w:sdtPr>
          <w:rPr>
            <w:lang w:val="en-US"/>
          </w:rPr>
          <w:id w:val="-2030016321"/>
          <w:citation/>
        </w:sdtPr>
        <w:sdtContent>
          <w:r w:rsidR="005D082D">
            <w:rPr>
              <w:lang w:val="en-US"/>
            </w:rPr>
            <w:fldChar w:fldCharType="begin"/>
          </w:r>
          <w:r w:rsidR="005D082D">
            <w:rPr>
              <w:lang w:val="en-US"/>
            </w:rPr>
            <w:instrText xml:space="preserve"> CITATION Lin74 \l 1033 </w:instrText>
          </w:r>
          <w:r w:rsidR="005D082D">
            <w:rPr>
              <w:lang w:val="en-US"/>
            </w:rPr>
            <w:fldChar w:fldCharType="separate"/>
          </w:r>
          <w:r w:rsidR="005D082D">
            <w:rPr>
              <w:noProof/>
              <w:lang w:val="en-US"/>
            </w:rPr>
            <w:t xml:space="preserve"> </w:t>
          </w:r>
          <w:r w:rsidR="005D082D" w:rsidRPr="005D082D">
            <w:rPr>
              <w:noProof/>
              <w:lang w:val="en-US"/>
            </w:rPr>
            <w:t>[3]</w:t>
          </w:r>
          <w:r w:rsidR="005D082D">
            <w:rPr>
              <w:lang w:val="en-US"/>
            </w:rPr>
            <w:fldChar w:fldCharType="end"/>
          </w:r>
        </w:sdtContent>
      </w:sdt>
      <w:sdt>
        <w:sdtPr>
          <w:rPr>
            <w:lang w:val="en-US"/>
          </w:rPr>
          <w:id w:val="1965531898"/>
          <w:citation/>
        </w:sdtPr>
        <w:sdtContent>
          <w:r w:rsidR="005D082D">
            <w:rPr>
              <w:lang w:val="en-US"/>
            </w:rPr>
            <w:fldChar w:fldCharType="begin"/>
          </w:r>
          <w:r w:rsidR="005D082D">
            <w:rPr>
              <w:lang w:val="en-US"/>
            </w:rPr>
            <w:instrText xml:space="preserve"> CITATION Sam14 \l 1033 </w:instrText>
          </w:r>
          <w:r w:rsidR="005D082D">
            <w:rPr>
              <w:lang w:val="en-US"/>
            </w:rPr>
            <w:fldChar w:fldCharType="separate"/>
          </w:r>
          <w:r w:rsidR="005D082D">
            <w:rPr>
              <w:noProof/>
              <w:lang w:val="en-US"/>
            </w:rPr>
            <w:t xml:space="preserve"> </w:t>
          </w:r>
          <w:r w:rsidR="005D082D" w:rsidRPr="005D082D">
            <w:rPr>
              <w:noProof/>
              <w:lang w:val="en-US"/>
            </w:rPr>
            <w:t>[4]</w:t>
          </w:r>
          <w:r w:rsidR="005D082D">
            <w:rPr>
              <w:lang w:val="en-US"/>
            </w:rPr>
            <w:fldChar w:fldCharType="end"/>
          </w:r>
        </w:sdtContent>
      </w:sdt>
      <w:r w:rsidR="005D082D">
        <w:rPr>
          <w:lang w:val="en-US"/>
        </w:rPr>
        <w:t xml:space="preserve">, and </w:t>
      </w:r>
      <w:sdt>
        <w:sdtPr>
          <w:rPr>
            <w:lang w:val="en-US"/>
          </w:rPr>
          <w:id w:val="-1363970776"/>
          <w:citation/>
        </w:sdtPr>
        <w:sdtContent>
          <w:r w:rsidR="005D082D">
            <w:rPr>
              <w:lang w:val="en-US"/>
            </w:rPr>
            <w:fldChar w:fldCharType="begin"/>
          </w:r>
          <w:r w:rsidR="005D082D">
            <w:rPr>
              <w:lang w:val="en-US"/>
            </w:rPr>
            <w:instrText xml:space="preserve"> CITATION Ram80 \l 1033 </w:instrText>
          </w:r>
          <w:r w:rsidR="005D082D">
            <w:rPr>
              <w:lang w:val="en-US"/>
            </w:rPr>
            <w:fldChar w:fldCharType="separate"/>
          </w:r>
          <w:r w:rsidR="005D082D" w:rsidRPr="005D082D">
            <w:rPr>
              <w:noProof/>
              <w:lang w:val="en-US"/>
            </w:rPr>
            <w:t>[7]</w:t>
          </w:r>
          <w:r w:rsidR="005D082D">
            <w:rPr>
              <w:lang w:val="en-US"/>
            </w:rPr>
            <w:fldChar w:fldCharType="end"/>
          </w:r>
        </w:sdtContent>
      </w:sdt>
      <w:r w:rsidR="005D082D">
        <w:rPr>
          <w:lang w:val="en-US"/>
        </w:rPr>
        <w:t>.</w:t>
      </w:r>
    </w:p>
    <w:p w14:paraId="34370C6B" w14:textId="22FAC950" w:rsidR="00A020F3" w:rsidRPr="00A020F3" w:rsidRDefault="00A020F3" w:rsidP="00A020F3">
      <w:pPr>
        <w:pStyle w:val="Newparagraph"/>
        <w:rPr>
          <w:lang w:val="en-US"/>
        </w:rPr>
      </w:pPr>
      <w:r w:rsidRPr="00A020F3">
        <w:rPr>
          <w:lang w:val="en-US"/>
        </w:rPr>
        <w:t xml:space="preserve">We acknowledge that a fully Bayesian approach might be desirable, for example one positing prior distributions for all five parameters of the bivariate normal distribution. Such an approach has been successful in developing a Bayesian alternative to the </w:t>
      </w:r>
      <w:r w:rsidRPr="00A020F3">
        <w:rPr>
          <w:i/>
          <w:iCs/>
          <w:lang w:val="en-US"/>
        </w:rPr>
        <w:t>t</w:t>
      </w:r>
      <w:r w:rsidRPr="00A020F3">
        <w:rPr>
          <w:i/>
          <w:iCs/>
          <w:lang w:val="en-US"/>
        </w:rPr>
        <w:softHyphen/>
      </w:r>
      <w:r w:rsidRPr="00A020F3">
        <w:rPr>
          <w:lang w:val="en-US"/>
        </w:rPr>
        <w:t xml:space="preserve">-test; see </w:t>
      </w:r>
      <w:sdt>
        <w:sdtPr>
          <w:rPr>
            <w:lang w:val="en-US"/>
          </w:rPr>
          <w:id w:val="-2136408338"/>
          <w:citation/>
        </w:sdtPr>
        <w:sdtContent>
          <w:r w:rsidRPr="00A020F3">
            <w:rPr>
              <w:lang w:val="en-US"/>
            </w:rPr>
            <w:fldChar w:fldCharType="begin"/>
          </w:r>
          <w:r w:rsidRPr="00A020F3">
            <w:rPr>
              <w:lang w:val="en-US"/>
            </w:rPr>
            <w:instrText xml:space="preserve"> CITATION Joh13 \l 1033 </w:instrText>
          </w:r>
          <w:r w:rsidRPr="00A020F3">
            <w:rPr>
              <w:lang w:val="en-US"/>
            </w:rPr>
            <w:fldChar w:fldCharType="separate"/>
          </w:r>
          <w:r w:rsidR="001D6354" w:rsidRPr="001D6354">
            <w:rPr>
              <w:noProof/>
              <w:lang w:val="en-US"/>
            </w:rPr>
            <w:t>[8]</w:t>
          </w:r>
          <w:r w:rsidRPr="00A020F3">
            <w:fldChar w:fldCharType="end"/>
          </w:r>
        </w:sdtContent>
      </w:sdt>
      <w:r w:rsidRPr="00A020F3">
        <w:rPr>
          <w:lang w:val="en-US"/>
        </w:rPr>
        <w:t xml:space="preserve">. However, partially matched data make the computation of the likelihood intractable, since at least some of the paired samples cannot be matched and the cross product is incompletely observed. Instead, we have </w:t>
      </w:r>
      <w:r w:rsidR="00180DC6">
        <w:rPr>
          <w:lang w:val="en-US"/>
        </w:rPr>
        <w:t xml:space="preserve">chosen to </w:t>
      </w:r>
      <w:r w:rsidRPr="00A020F3">
        <w:rPr>
          <w:lang w:val="en-US"/>
        </w:rPr>
        <w:t xml:space="preserve">incorporate Bayesian </w:t>
      </w:r>
      <w:r w:rsidR="00180DC6">
        <w:rPr>
          <w:lang w:val="en-US"/>
        </w:rPr>
        <w:t>methodology</w:t>
      </w:r>
      <w:r w:rsidRPr="00A020F3">
        <w:rPr>
          <w:lang w:val="en-US"/>
        </w:rPr>
        <w:t xml:space="preserve"> using the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A020F3">
        <w:rPr>
          <w:iCs/>
          <w:lang w:val="en-US"/>
        </w:rPr>
        <w:t>,</w:t>
      </w:r>
      <w:r w:rsidRPr="00A020F3">
        <w:rPr>
          <w:lang w:val="en-US"/>
        </w:rPr>
        <w:t xml:space="preserve"> which posits a prior for the correlation only.</w:t>
      </w:r>
    </w:p>
    <w:p w14:paraId="3EE43365" w14:textId="13EAEF46" w:rsidR="00A020F3" w:rsidRPr="00A020F3" w:rsidRDefault="00A020F3" w:rsidP="00A020F3">
      <w:pPr>
        <w:pStyle w:val="Newparagraph"/>
        <w:rPr>
          <w:lang w:val="en-US"/>
        </w:rPr>
      </w:pPr>
      <w:r w:rsidRPr="00A020F3">
        <w:rPr>
          <w:lang w:val="en-US"/>
        </w:rPr>
        <w:t xml:space="preserve">Based on the results of our simulation study, we make the following recommendations for testing the equality of means in partially matched data. First, when </w:t>
      </w:r>
      <w:ins w:id="71" w:author="Peterson, Ryan" w:date="2023-03-03T15:58:00Z">
        <w:r w:rsidR="005D7C5F">
          <w:rPr>
            <w:lang w:val="en-US"/>
          </w:rPr>
          <w:t xml:space="preserve">controlling </w:t>
        </w:r>
        <w:r w:rsidR="00C51972">
          <w:rPr>
            <w:lang w:val="en-US"/>
          </w:rPr>
          <w:t xml:space="preserve">the </w:t>
        </w:r>
      </w:ins>
      <w:r w:rsidRPr="00A020F3">
        <w:rPr>
          <w:lang w:val="en-US"/>
        </w:rPr>
        <w:t>Type</w:t>
      </w:r>
      <w:r w:rsidR="0074593D">
        <w:rPr>
          <w:lang w:val="en-US"/>
        </w:rPr>
        <w:t xml:space="preserve"> </w:t>
      </w:r>
      <w:r w:rsidRPr="00A020F3">
        <w:rPr>
          <w:lang w:val="en-US"/>
        </w:rPr>
        <w:t xml:space="preserve">I error </w:t>
      </w:r>
      <w:ins w:id="72" w:author="Peterson, Ryan" w:date="2023-03-03T15:58:00Z">
        <w:r w:rsidR="00C51972">
          <w:rPr>
            <w:lang w:val="en-US"/>
          </w:rPr>
          <w:t xml:space="preserve">rate </w:t>
        </w:r>
      </w:ins>
      <w:r w:rsidRPr="00A020F3">
        <w:rPr>
          <w:lang w:val="en-US"/>
        </w:rPr>
        <w:t xml:space="preserve">is of primary concern and </w:t>
      </w:r>
      <w:r w:rsidR="007D04B0">
        <w:rPr>
          <w:lang w:val="en-US"/>
        </w:rPr>
        <w:t xml:space="preserve">between </w:t>
      </w:r>
      <w:r w:rsidRPr="00A020F3">
        <w:rPr>
          <w:lang w:val="en-US"/>
        </w:rPr>
        <w:t xml:space="preserve">four </w:t>
      </w:r>
      <w:r w:rsidR="007D04B0">
        <w:rPr>
          <w:lang w:val="en-US"/>
        </w:rPr>
        <w:t xml:space="preserve">and ten </w:t>
      </w:r>
      <w:r w:rsidRPr="00A020F3">
        <w:rPr>
          <w:lang w:val="en-US"/>
        </w:rPr>
        <w:t xml:space="preserve">matched samples are available, the modified </w:t>
      </w:r>
      <w:r w:rsidRPr="00A020F3">
        <w:rPr>
          <w:i/>
          <w:iCs/>
          <w:lang w:val="en-US"/>
        </w:rPr>
        <w:t>t</w:t>
      </w:r>
      <w:r w:rsidRPr="00A020F3">
        <w:rPr>
          <w:lang w:val="en-US"/>
        </w:rPr>
        <w:t>-test based on the 20</w:t>
      </w:r>
      <w:r w:rsidRPr="00A020F3">
        <w:rPr>
          <w:vertAlign w:val="superscript"/>
          <w:lang w:val="en-US"/>
        </w:rPr>
        <w:t>th</w:t>
      </w:r>
      <w:r w:rsidRPr="00A020F3">
        <w:rPr>
          <w:lang w:val="en-US"/>
        </w:rPr>
        <w:t xml:space="preserve"> quantile estimator offers a reasonable level of conservatism and is the most appropriate among our candidate methods. Second, when power is of primary concern and at least two matched samples are available, the modified </w:t>
      </w:r>
      <w:r w:rsidRPr="00A020F3">
        <w:rPr>
          <w:i/>
          <w:iCs/>
          <w:lang w:val="en-US"/>
        </w:rPr>
        <w:t>t</w:t>
      </w:r>
      <w:r w:rsidRPr="00A020F3">
        <w:rPr>
          <w:lang w:val="en-US"/>
        </w:rPr>
        <w:t>-test based on the EM algorithm estimator offers a well</w:t>
      </w:r>
      <w:ins w:id="73" w:author="Peterson, Ryan" w:date="2023-03-03T15:59:00Z">
        <w:r w:rsidR="00B23C2E">
          <w:rPr>
            <w:lang w:val="en-US"/>
          </w:rPr>
          <w:t>-</w:t>
        </w:r>
      </w:ins>
      <w:del w:id="74" w:author="Peterson, Ryan" w:date="2023-03-03T15:59:00Z">
        <w:r w:rsidRPr="00A020F3" w:rsidDel="00B23C2E">
          <w:rPr>
            <w:lang w:val="en-US"/>
          </w:rPr>
          <w:delText xml:space="preserve"> </w:delText>
        </w:r>
      </w:del>
      <w:r w:rsidRPr="00A020F3">
        <w:rPr>
          <w:lang w:val="en-US"/>
        </w:rPr>
        <w:t xml:space="preserve">powered test with generally </w:t>
      </w:r>
      <w:commentRangeStart w:id="75"/>
      <w:r w:rsidRPr="00A020F3">
        <w:rPr>
          <w:lang w:val="en-US"/>
        </w:rPr>
        <w:t xml:space="preserve">consistent </w:t>
      </w:r>
      <w:commentRangeEnd w:id="75"/>
      <w:r w:rsidR="00B23C2E">
        <w:rPr>
          <w:rStyle w:val="CommentReference"/>
        </w:rPr>
        <w:commentReference w:id="75"/>
      </w:r>
      <w:r w:rsidR="002E520D">
        <w:rPr>
          <w:lang w:val="en-US"/>
        </w:rPr>
        <w:t>Type I</w:t>
      </w:r>
      <w:r w:rsidRPr="00A020F3">
        <w:rPr>
          <w:lang w:val="en-US"/>
        </w:rPr>
        <w:t xml:space="preserve"> error control (albeit slightly </w:t>
      </w:r>
      <w:r w:rsidRPr="00A020F3">
        <w:rPr>
          <w:lang w:val="en-US"/>
        </w:rPr>
        <w:lastRenderedPageBreak/>
        <w:t xml:space="preserve">inflated). The modified </w:t>
      </w:r>
      <w:r w:rsidRPr="00A020F3">
        <w:rPr>
          <w:i/>
          <w:iCs/>
          <w:lang w:val="en-US"/>
        </w:rPr>
        <w:t>t</w:t>
      </w:r>
      <w:r w:rsidRPr="00A020F3">
        <w:rPr>
          <w:lang w:val="en-US"/>
        </w:rPr>
        <w:t xml:space="preserve">-test based on the Bayesian estimator offers a balance between the two preceding </w:t>
      </w:r>
      <w:r w:rsidR="007D04B0">
        <w:rPr>
          <w:lang w:val="en-US"/>
        </w:rPr>
        <w:t>methods</w:t>
      </w:r>
      <w:r w:rsidRPr="00A020F3">
        <w:rPr>
          <w:lang w:val="en-US"/>
        </w:rPr>
        <w:t>, that is, Type</w:t>
      </w:r>
      <w:r w:rsidR="005F4523">
        <w:rPr>
          <w:lang w:val="en-US"/>
        </w:rPr>
        <w:t xml:space="preserve"> </w:t>
      </w:r>
      <w:r w:rsidRPr="00A020F3">
        <w:rPr>
          <w:lang w:val="en-US"/>
        </w:rPr>
        <w:t>I error and power, and is generally consistent when the number of matched samples is at least four.</w:t>
      </w:r>
      <w:r w:rsidR="007811BA">
        <w:rPr>
          <w:lang w:val="en-US"/>
        </w:rPr>
        <w:t xml:space="preserve"> </w:t>
      </w:r>
      <w:commentRangeStart w:id="76"/>
      <w:r w:rsidR="007811BA">
        <w:rPr>
          <w:lang w:val="en-US"/>
        </w:rPr>
        <w:t>Both the EM algorithm estimator and the Bayesian estimator will converge towards unbiasedness as the number of matched samples grows large.</w:t>
      </w:r>
      <w:commentRangeEnd w:id="76"/>
      <w:r w:rsidR="0040092E">
        <w:rPr>
          <w:rStyle w:val="CommentReference"/>
        </w:rPr>
        <w:commentReference w:id="76"/>
      </w:r>
      <w:r w:rsidRPr="00A020F3">
        <w:rPr>
          <w:lang w:val="en-US"/>
        </w:rPr>
        <w:t xml:space="preserve"> Lastly, when applying these methods to ordinal outcomes data, we expect a greater degree of Type</w:t>
      </w:r>
      <w:r w:rsidR="005F4523">
        <w:rPr>
          <w:lang w:val="en-US"/>
        </w:rPr>
        <w:t xml:space="preserve"> </w:t>
      </w:r>
      <w:r w:rsidRPr="00A020F3">
        <w:rPr>
          <w:lang w:val="en-US"/>
        </w:rPr>
        <w:t xml:space="preserve">I error </w:t>
      </w:r>
      <w:ins w:id="77" w:author="Peterson, Ryan" w:date="2023-03-03T16:00:00Z">
        <w:r w:rsidR="0040092E">
          <w:rPr>
            <w:lang w:val="en-US"/>
          </w:rPr>
          <w:t xml:space="preserve">rate </w:t>
        </w:r>
      </w:ins>
      <w:r w:rsidRPr="00A020F3">
        <w:rPr>
          <w:lang w:val="en-US"/>
        </w:rPr>
        <w:t>inflation, although the three previously mentioned tests stabilize</w:t>
      </w:r>
      <w:r w:rsidR="005F4523">
        <w:rPr>
          <w:lang w:val="en-US"/>
        </w:rPr>
        <w:t xml:space="preserve"> to reasonable Type I error </w:t>
      </w:r>
      <w:ins w:id="78" w:author="Peterson, Ryan" w:date="2023-03-03T16:00:00Z">
        <w:r w:rsidR="0040092E">
          <w:rPr>
            <w:lang w:val="en-US"/>
          </w:rPr>
          <w:t xml:space="preserve">rate </w:t>
        </w:r>
      </w:ins>
      <w:r w:rsidRPr="00A020F3">
        <w:rPr>
          <w:lang w:val="en-US"/>
        </w:rPr>
        <w:t xml:space="preserve">once the number of matched samples is </w:t>
      </w:r>
      <w:r w:rsidR="00646F53">
        <w:rPr>
          <w:lang w:val="en-US"/>
        </w:rPr>
        <w:t>larger than</w:t>
      </w:r>
      <w:r w:rsidRPr="00A020F3">
        <w:rPr>
          <w:lang w:val="en-US"/>
        </w:rPr>
        <w:t xml:space="preserve"> ten.</w:t>
      </w:r>
      <w:ins w:id="79" w:author="Peterson, Ryan" w:date="2023-03-03T16:00:00Z">
        <w:r w:rsidR="00EE5EA3">
          <w:rPr>
            <w:lang w:val="en-US"/>
          </w:rPr>
          <w:t xml:space="preserve"> Practically, </w:t>
        </w:r>
      </w:ins>
      <w:ins w:id="80" w:author="Peterson, Ryan" w:date="2023-03-03T16:01:00Z">
        <w:r w:rsidR="00EE5EA3">
          <w:rPr>
            <w:lang w:val="en-US"/>
          </w:rPr>
          <w:t xml:space="preserve">and especially </w:t>
        </w:r>
      </w:ins>
      <w:ins w:id="81" w:author="Peterson, Ryan" w:date="2023-03-03T16:00:00Z">
        <w:r w:rsidR="00EE5EA3">
          <w:rPr>
            <w:lang w:val="en-US"/>
          </w:rPr>
          <w:t xml:space="preserve">in ordinal data settings, we suggest using a method for </w:t>
        </w:r>
      </w:ins>
      <w:ins w:id="82" w:author="Peterson, Ryan" w:date="2023-03-03T16:01:00Z">
        <w:r w:rsidR="00EE5EA3">
          <w:rPr>
            <w:lang w:val="en-US"/>
          </w:rPr>
          <w:t>getting the 20</w:t>
        </w:r>
        <w:r w:rsidR="00EE5EA3" w:rsidRPr="00EE5EA3">
          <w:rPr>
            <w:vertAlign w:val="superscript"/>
            <w:lang w:val="en-US"/>
            <w:rPrChange w:id="83" w:author="Peterson, Ryan" w:date="2023-03-03T16:01:00Z">
              <w:rPr>
                <w:lang w:val="en-US"/>
              </w:rPr>
            </w:rPrChange>
          </w:rPr>
          <w:t>th</w:t>
        </w:r>
        <w:r w:rsidR="00EE5EA3">
          <w:rPr>
            <w:lang w:val="en-US"/>
          </w:rPr>
          <w:t xml:space="preserve"> quantile estimate using bootstrapping</w:t>
        </w:r>
        <w:r w:rsidR="00B13F10">
          <w:rPr>
            <w:lang w:val="en-US"/>
          </w:rPr>
          <w:t xml:space="preserve"> rather than the analytical formulation which assumes normality. </w:t>
        </w:r>
      </w:ins>
    </w:p>
    <w:p w14:paraId="7DE6E916" w14:textId="2F61D989" w:rsidR="005D5F99" w:rsidRDefault="00A020F3" w:rsidP="00A020F3">
      <w:pPr>
        <w:pStyle w:val="Newparagraph"/>
        <w:rPr>
          <w:lang w:val="en-US"/>
        </w:rPr>
      </w:pPr>
      <w:r w:rsidRPr="00A020F3">
        <w:rPr>
          <w:lang w:val="en-US"/>
        </w:rPr>
        <w:t xml:space="preserve">In this work, we have considered </w:t>
      </w:r>
      <w:r w:rsidR="00FF363E">
        <w:rPr>
          <w:lang w:val="en-US"/>
        </w:rPr>
        <w:t xml:space="preserve">only </w:t>
      </w:r>
      <w:r w:rsidRPr="00A020F3">
        <w:rPr>
          <w:lang w:val="en-US"/>
        </w:rPr>
        <w:t xml:space="preserve">the scenario of equal, but unknown variances in simulated and actual datasets. We leave the possibility of extending this framework to unequal variances </w:t>
      </w:r>
      <w:r w:rsidR="006A0CB1">
        <w:rPr>
          <w:lang w:val="en-US"/>
        </w:rPr>
        <w:t>for</w:t>
      </w:r>
      <w:r w:rsidRPr="00A020F3">
        <w:rPr>
          <w:lang w:val="en-US"/>
        </w:rPr>
        <w:t xml:space="preserve"> future work.</w:t>
      </w:r>
      <w:ins w:id="84" w:author="Peterson, Ryan" w:date="2023-03-03T16:02:00Z">
        <w:r w:rsidR="00B13F10">
          <w:rPr>
            <w:lang w:val="en-US"/>
          </w:rPr>
          <w:t xml:space="preserve"> It also may be pertinent to extend some of these methods into multiple repeated measures. </w:t>
        </w:r>
      </w:ins>
    </w:p>
    <w:p w14:paraId="45C0F644" w14:textId="77777777" w:rsidR="00B33B1C" w:rsidRDefault="00B33B1C" w:rsidP="00A020F3">
      <w:pPr>
        <w:pStyle w:val="Newparagraph"/>
        <w:rPr>
          <w:lang w:val="en-US"/>
        </w:rPr>
      </w:pPr>
    </w:p>
    <w:sdt>
      <w:sdtPr>
        <w:rPr>
          <w:rFonts w:cs="Times New Roman"/>
          <w:b w:val="0"/>
          <w:bCs w:val="0"/>
          <w:kern w:val="0"/>
          <w:szCs w:val="24"/>
        </w:rPr>
        <w:id w:val="1089814180"/>
        <w:docPartObj>
          <w:docPartGallery w:val="Bibliographies"/>
          <w:docPartUnique/>
        </w:docPartObj>
      </w:sdtPr>
      <w:sdtContent>
        <w:p w14:paraId="69235DE7" w14:textId="37FF2F4D" w:rsidR="001D6354" w:rsidRDefault="001D6354">
          <w:pPr>
            <w:pStyle w:val="Heading1"/>
          </w:pPr>
          <w:r>
            <w:t>References</w:t>
          </w:r>
        </w:p>
        <w:sdt>
          <w:sdtPr>
            <w:id w:val="111145805"/>
            <w:bibliography/>
          </w:sdtPr>
          <w:sdtContent>
            <w:p w14:paraId="21C56CE4" w14:textId="77777777" w:rsidR="001D6354" w:rsidRDefault="001D6354">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4"/>
              </w:tblGrid>
              <w:tr w:rsidR="001D6354" w14:paraId="00E5A923" w14:textId="77777777">
                <w:trPr>
                  <w:divId w:val="1351177776"/>
                  <w:tblCellSpacing w:w="15" w:type="dxa"/>
                </w:trPr>
                <w:tc>
                  <w:tcPr>
                    <w:tcW w:w="50" w:type="pct"/>
                    <w:hideMark/>
                  </w:tcPr>
                  <w:p w14:paraId="05AC2B02" w14:textId="450D1402" w:rsidR="001D6354" w:rsidRDefault="001D6354">
                    <w:pPr>
                      <w:pStyle w:val="Bibliography"/>
                      <w:rPr>
                        <w:noProof/>
                      </w:rPr>
                    </w:pPr>
                    <w:r>
                      <w:rPr>
                        <w:noProof/>
                      </w:rPr>
                      <w:t xml:space="preserve">[1] </w:t>
                    </w:r>
                  </w:p>
                </w:tc>
                <w:tc>
                  <w:tcPr>
                    <w:tcW w:w="0" w:type="auto"/>
                    <w:hideMark/>
                  </w:tcPr>
                  <w:p w14:paraId="38FA99A9" w14:textId="77777777" w:rsidR="001D6354" w:rsidRDefault="001D6354">
                    <w:pPr>
                      <w:pStyle w:val="Bibliography"/>
                      <w:rPr>
                        <w:noProof/>
                      </w:rPr>
                    </w:pPr>
                    <w:r>
                      <w:rPr>
                        <w:noProof/>
                      </w:rPr>
                      <w:t xml:space="preserve">D. W. Zimmerman, “Correcting Two-Sample z and t Tests for Correlation: An Alternative to One-Sample Tests on Difference Scores,” </w:t>
                    </w:r>
                    <w:r>
                      <w:rPr>
                        <w:i/>
                        <w:iCs/>
                        <w:noProof/>
                      </w:rPr>
                      <w:t xml:space="preserve">Psicológica, </w:t>
                    </w:r>
                    <w:r>
                      <w:rPr>
                        <w:noProof/>
                      </w:rPr>
                      <w:t xml:space="preserve">vol. 33, pp. 391-418, 2012. </w:t>
                    </w:r>
                  </w:p>
                </w:tc>
              </w:tr>
              <w:tr w:rsidR="001D6354" w14:paraId="70FFFE57" w14:textId="77777777">
                <w:trPr>
                  <w:divId w:val="1351177776"/>
                  <w:tblCellSpacing w:w="15" w:type="dxa"/>
                </w:trPr>
                <w:tc>
                  <w:tcPr>
                    <w:tcW w:w="50" w:type="pct"/>
                    <w:hideMark/>
                  </w:tcPr>
                  <w:p w14:paraId="059654CC" w14:textId="77777777" w:rsidR="001D6354" w:rsidRDefault="001D6354">
                    <w:pPr>
                      <w:pStyle w:val="Bibliography"/>
                      <w:rPr>
                        <w:noProof/>
                      </w:rPr>
                    </w:pPr>
                    <w:r>
                      <w:rPr>
                        <w:noProof/>
                      </w:rPr>
                      <w:t xml:space="preserve">[2] </w:t>
                    </w:r>
                  </w:p>
                </w:tc>
                <w:tc>
                  <w:tcPr>
                    <w:tcW w:w="0" w:type="auto"/>
                    <w:hideMark/>
                  </w:tcPr>
                  <w:p w14:paraId="733FC89C" w14:textId="77777777" w:rsidR="001D6354" w:rsidRDefault="001D6354">
                    <w:pPr>
                      <w:pStyle w:val="Bibliography"/>
                      <w:rPr>
                        <w:noProof/>
                      </w:rPr>
                    </w:pPr>
                    <w:r>
                      <w:rPr>
                        <w:noProof/>
                      </w:rPr>
                      <w:t xml:space="preserve">B. Guo and Y. Yuan, “A comparative review of methods for comparing means using partially paired data,” </w:t>
                    </w:r>
                    <w:r>
                      <w:rPr>
                        <w:i/>
                        <w:iCs/>
                        <w:noProof/>
                      </w:rPr>
                      <w:t xml:space="preserve">Statistical Methods in Medical Research, </w:t>
                    </w:r>
                    <w:r>
                      <w:rPr>
                        <w:noProof/>
                      </w:rPr>
                      <w:t xml:space="preserve">vol. 26, no. 3, p. 1323–1340, 2017. </w:t>
                    </w:r>
                  </w:p>
                </w:tc>
              </w:tr>
              <w:tr w:rsidR="001D6354" w14:paraId="7BE4E953" w14:textId="77777777">
                <w:trPr>
                  <w:divId w:val="1351177776"/>
                  <w:tblCellSpacing w:w="15" w:type="dxa"/>
                </w:trPr>
                <w:tc>
                  <w:tcPr>
                    <w:tcW w:w="50" w:type="pct"/>
                    <w:hideMark/>
                  </w:tcPr>
                  <w:p w14:paraId="27CD3F53" w14:textId="77777777" w:rsidR="001D6354" w:rsidRDefault="001D6354">
                    <w:pPr>
                      <w:pStyle w:val="Bibliography"/>
                      <w:rPr>
                        <w:noProof/>
                      </w:rPr>
                    </w:pPr>
                    <w:r>
                      <w:rPr>
                        <w:noProof/>
                      </w:rPr>
                      <w:lastRenderedPageBreak/>
                      <w:t xml:space="preserve">[3] </w:t>
                    </w:r>
                  </w:p>
                </w:tc>
                <w:tc>
                  <w:tcPr>
                    <w:tcW w:w="0" w:type="auto"/>
                    <w:hideMark/>
                  </w:tcPr>
                  <w:p w14:paraId="08032667" w14:textId="77777777" w:rsidR="001D6354" w:rsidRDefault="001D6354">
                    <w:pPr>
                      <w:pStyle w:val="Bibliography"/>
                      <w:rPr>
                        <w:noProof/>
                      </w:rPr>
                    </w:pPr>
                    <w:r>
                      <w:rPr>
                        <w:noProof/>
                      </w:rPr>
                      <w:t xml:space="preserve">P.-e. Lin and L. E. Stivers, “On difference of means with incomplete data,” </w:t>
                    </w:r>
                    <w:r>
                      <w:rPr>
                        <w:i/>
                        <w:iCs/>
                        <w:noProof/>
                      </w:rPr>
                      <w:t xml:space="preserve">Biometrika, </w:t>
                    </w:r>
                    <w:r>
                      <w:rPr>
                        <w:noProof/>
                      </w:rPr>
                      <w:t xml:space="preserve">vol. 61, no. 2, pp. 325-334, 1974. </w:t>
                    </w:r>
                  </w:p>
                </w:tc>
              </w:tr>
              <w:tr w:rsidR="001D6354" w14:paraId="197F1377" w14:textId="77777777">
                <w:trPr>
                  <w:divId w:val="1351177776"/>
                  <w:tblCellSpacing w:w="15" w:type="dxa"/>
                </w:trPr>
                <w:tc>
                  <w:tcPr>
                    <w:tcW w:w="50" w:type="pct"/>
                    <w:hideMark/>
                  </w:tcPr>
                  <w:p w14:paraId="17D7FFEE" w14:textId="77777777" w:rsidR="001D6354" w:rsidRDefault="001D6354">
                    <w:pPr>
                      <w:pStyle w:val="Bibliography"/>
                      <w:rPr>
                        <w:noProof/>
                      </w:rPr>
                    </w:pPr>
                    <w:r>
                      <w:rPr>
                        <w:noProof/>
                      </w:rPr>
                      <w:t xml:space="preserve">[4] </w:t>
                    </w:r>
                  </w:p>
                </w:tc>
                <w:tc>
                  <w:tcPr>
                    <w:tcW w:w="0" w:type="auto"/>
                    <w:hideMark/>
                  </w:tcPr>
                  <w:p w14:paraId="5481FACB" w14:textId="77777777" w:rsidR="001D6354" w:rsidRDefault="001D6354">
                    <w:pPr>
                      <w:pStyle w:val="Bibliography"/>
                      <w:rPr>
                        <w:noProof/>
                      </w:rPr>
                    </w:pPr>
                    <w:r>
                      <w:rPr>
                        <w:noProof/>
                      </w:rPr>
                      <w:t xml:space="preserve">H. M. Samawi and R. Vogel, “Notes on two sample tests for partially correlated (paired) data,” </w:t>
                    </w:r>
                    <w:r>
                      <w:rPr>
                        <w:i/>
                        <w:iCs/>
                        <w:noProof/>
                      </w:rPr>
                      <w:t xml:space="preserve">Journal of Applied Statistics, </w:t>
                    </w:r>
                    <w:r>
                      <w:rPr>
                        <w:noProof/>
                      </w:rPr>
                      <w:t xml:space="preserve">vol. 41, no. 1, pp. 109-117, 2014. </w:t>
                    </w:r>
                  </w:p>
                </w:tc>
              </w:tr>
              <w:tr w:rsidR="001D6354" w14:paraId="6352A660" w14:textId="77777777">
                <w:trPr>
                  <w:divId w:val="1351177776"/>
                  <w:tblCellSpacing w:w="15" w:type="dxa"/>
                </w:trPr>
                <w:tc>
                  <w:tcPr>
                    <w:tcW w:w="50" w:type="pct"/>
                    <w:hideMark/>
                  </w:tcPr>
                  <w:p w14:paraId="3B1A8E47" w14:textId="77777777" w:rsidR="001D6354" w:rsidRDefault="001D6354">
                    <w:pPr>
                      <w:pStyle w:val="Bibliography"/>
                      <w:rPr>
                        <w:noProof/>
                      </w:rPr>
                    </w:pPr>
                    <w:r>
                      <w:rPr>
                        <w:noProof/>
                      </w:rPr>
                      <w:t xml:space="preserve">[5] </w:t>
                    </w:r>
                  </w:p>
                </w:tc>
                <w:tc>
                  <w:tcPr>
                    <w:tcW w:w="0" w:type="auto"/>
                    <w:hideMark/>
                  </w:tcPr>
                  <w:p w14:paraId="04D10FAA" w14:textId="77777777" w:rsidR="001D6354" w:rsidRDefault="001D6354">
                    <w:pPr>
                      <w:pStyle w:val="Bibliography"/>
                      <w:rPr>
                        <w:noProof/>
                      </w:rPr>
                    </w:pPr>
                    <w:r>
                      <w:rPr>
                        <w:noProof/>
                      </w:rPr>
                      <w:t xml:space="preserve">B. K. Fosdick and A. E. Raftery, “Estimating the Correlation in Bivariate Normal Data With Known Variances and Small Sample Sizes,” </w:t>
                    </w:r>
                    <w:r>
                      <w:rPr>
                        <w:i/>
                        <w:iCs/>
                        <w:noProof/>
                      </w:rPr>
                      <w:t xml:space="preserve">The American Statistician, </w:t>
                    </w:r>
                    <w:r>
                      <w:rPr>
                        <w:noProof/>
                      </w:rPr>
                      <w:t xml:space="preserve">vol. 66, no. 1, pp. 34-41, 2012. </w:t>
                    </w:r>
                  </w:p>
                </w:tc>
              </w:tr>
              <w:tr w:rsidR="001D6354" w14:paraId="43DEED79" w14:textId="77777777">
                <w:trPr>
                  <w:divId w:val="1351177776"/>
                  <w:tblCellSpacing w:w="15" w:type="dxa"/>
                </w:trPr>
                <w:tc>
                  <w:tcPr>
                    <w:tcW w:w="50" w:type="pct"/>
                    <w:hideMark/>
                  </w:tcPr>
                  <w:p w14:paraId="74C5A4DC" w14:textId="77777777" w:rsidR="001D6354" w:rsidRDefault="001D6354">
                    <w:pPr>
                      <w:pStyle w:val="Bibliography"/>
                      <w:rPr>
                        <w:noProof/>
                      </w:rPr>
                    </w:pPr>
                    <w:r>
                      <w:rPr>
                        <w:noProof/>
                      </w:rPr>
                      <w:t xml:space="preserve">[6] </w:t>
                    </w:r>
                  </w:p>
                </w:tc>
                <w:tc>
                  <w:tcPr>
                    <w:tcW w:w="0" w:type="auto"/>
                    <w:hideMark/>
                  </w:tcPr>
                  <w:p w14:paraId="5D529304" w14:textId="77777777" w:rsidR="001D6354" w:rsidRDefault="001D6354">
                    <w:pPr>
                      <w:pStyle w:val="Bibliography"/>
                      <w:rPr>
                        <w:noProof/>
                      </w:rPr>
                    </w:pPr>
                    <w:r>
                      <w:rPr>
                        <w:noProof/>
                      </w:rPr>
                      <w:t xml:space="preserve">A. P. Dempster, N. M. Laird and D. B. Rubin, “Maximum Likelihood from Incomplete Data via the EM Algorithm,” </w:t>
                    </w:r>
                    <w:r>
                      <w:rPr>
                        <w:i/>
                        <w:iCs/>
                        <w:noProof/>
                      </w:rPr>
                      <w:t xml:space="preserve">Journal of the Royal Statistical Society Series B, </w:t>
                    </w:r>
                    <w:r>
                      <w:rPr>
                        <w:noProof/>
                      </w:rPr>
                      <w:t xml:space="preserve">vol. 39, no. 1, pp. 1-38, 1977. </w:t>
                    </w:r>
                  </w:p>
                </w:tc>
              </w:tr>
              <w:tr w:rsidR="001D6354" w14:paraId="00334AFA" w14:textId="77777777">
                <w:trPr>
                  <w:divId w:val="1351177776"/>
                  <w:tblCellSpacing w:w="15" w:type="dxa"/>
                </w:trPr>
                <w:tc>
                  <w:tcPr>
                    <w:tcW w:w="50" w:type="pct"/>
                    <w:hideMark/>
                  </w:tcPr>
                  <w:p w14:paraId="5A491FCF" w14:textId="77777777" w:rsidR="001D6354" w:rsidRDefault="001D6354">
                    <w:pPr>
                      <w:pStyle w:val="Bibliography"/>
                      <w:rPr>
                        <w:noProof/>
                      </w:rPr>
                    </w:pPr>
                    <w:r>
                      <w:rPr>
                        <w:noProof/>
                      </w:rPr>
                      <w:t xml:space="preserve">[7] </w:t>
                    </w:r>
                  </w:p>
                </w:tc>
                <w:tc>
                  <w:tcPr>
                    <w:tcW w:w="0" w:type="auto"/>
                    <w:hideMark/>
                  </w:tcPr>
                  <w:p w14:paraId="425634C5" w14:textId="77777777" w:rsidR="001D6354" w:rsidRDefault="001D6354">
                    <w:pPr>
                      <w:pStyle w:val="Bibliography"/>
                      <w:rPr>
                        <w:noProof/>
                      </w:rPr>
                    </w:pPr>
                    <w:r>
                      <w:rPr>
                        <w:noProof/>
                      </w:rPr>
                      <w:t xml:space="preserve">R. C. Dahiya and R. M. Korwar, “Maximum Likelihood Estimates for a Bivariate Normal Distribution with missing data,” </w:t>
                    </w:r>
                    <w:r>
                      <w:rPr>
                        <w:i/>
                        <w:iCs/>
                        <w:noProof/>
                      </w:rPr>
                      <w:t xml:space="preserve">The Annals of Statistics, </w:t>
                    </w:r>
                    <w:r>
                      <w:rPr>
                        <w:noProof/>
                      </w:rPr>
                      <w:t xml:space="preserve">vol. 8, no. 3, pp. 687-692, 1980. </w:t>
                    </w:r>
                  </w:p>
                </w:tc>
              </w:tr>
              <w:tr w:rsidR="001D6354" w14:paraId="1FAA7F80" w14:textId="77777777">
                <w:trPr>
                  <w:divId w:val="1351177776"/>
                  <w:tblCellSpacing w:w="15" w:type="dxa"/>
                </w:trPr>
                <w:tc>
                  <w:tcPr>
                    <w:tcW w:w="50" w:type="pct"/>
                    <w:hideMark/>
                  </w:tcPr>
                  <w:p w14:paraId="4AD01164" w14:textId="77777777" w:rsidR="001D6354" w:rsidRDefault="001D6354">
                    <w:pPr>
                      <w:pStyle w:val="Bibliography"/>
                      <w:rPr>
                        <w:noProof/>
                      </w:rPr>
                    </w:pPr>
                    <w:r>
                      <w:rPr>
                        <w:noProof/>
                      </w:rPr>
                      <w:t xml:space="preserve">[8] </w:t>
                    </w:r>
                  </w:p>
                </w:tc>
                <w:tc>
                  <w:tcPr>
                    <w:tcW w:w="0" w:type="auto"/>
                    <w:hideMark/>
                  </w:tcPr>
                  <w:p w14:paraId="2B38087D" w14:textId="77777777" w:rsidR="001D6354" w:rsidRDefault="001D6354">
                    <w:pPr>
                      <w:pStyle w:val="Bibliography"/>
                      <w:rPr>
                        <w:noProof/>
                      </w:rPr>
                    </w:pPr>
                    <w:r>
                      <w:rPr>
                        <w:noProof/>
                      </w:rPr>
                      <w:t xml:space="preserve">J. K. Kruschke, “Bayesian Estimation Supersedes the t Test,” </w:t>
                    </w:r>
                    <w:r>
                      <w:rPr>
                        <w:i/>
                        <w:iCs/>
                        <w:noProof/>
                      </w:rPr>
                      <w:t xml:space="preserve">Journal of Experimental Psychology: General, </w:t>
                    </w:r>
                    <w:r>
                      <w:rPr>
                        <w:noProof/>
                      </w:rPr>
                      <w:t xml:space="preserve">vol. 142, no. 2, pp. 573-603, 2013. </w:t>
                    </w:r>
                  </w:p>
                </w:tc>
              </w:tr>
            </w:tbl>
            <w:p w14:paraId="6AEA0E0A" w14:textId="77777777" w:rsidR="001D6354" w:rsidRDefault="001D6354">
              <w:pPr>
                <w:divId w:val="1351177776"/>
                <w:rPr>
                  <w:noProof/>
                </w:rPr>
              </w:pPr>
            </w:p>
            <w:p w14:paraId="0CD65EE2" w14:textId="4B381855" w:rsidR="001D6354" w:rsidRDefault="001D6354">
              <w:r>
                <w:rPr>
                  <w:b/>
                  <w:bCs/>
                  <w:noProof/>
                </w:rPr>
                <w:fldChar w:fldCharType="end"/>
              </w:r>
            </w:p>
          </w:sdtContent>
        </w:sdt>
      </w:sdtContent>
    </w:sdt>
    <w:p w14:paraId="09CBFD34" w14:textId="77777777" w:rsidR="001D6354" w:rsidRDefault="001D6354" w:rsidP="00A020F3">
      <w:pPr>
        <w:pStyle w:val="Newparagraph"/>
      </w:pPr>
    </w:p>
    <w:p w14:paraId="6A565CA7" w14:textId="4C68F6F6" w:rsidR="00E66188" w:rsidRDefault="005B3FBA" w:rsidP="003565D4">
      <w:pPr>
        <w:pStyle w:val="Tabletitle"/>
      </w:pPr>
      <w:r>
        <w:br w:type="page"/>
      </w:r>
    </w:p>
    <w:p w14:paraId="0E2D5713" w14:textId="791E5DE7" w:rsidR="00FE4713" w:rsidRDefault="00A84716" w:rsidP="00A84716">
      <w:pPr>
        <w:pStyle w:val="Figurecaption"/>
      </w:pPr>
      <w:r w:rsidRPr="00A84716">
        <w:lastRenderedPageBreak/>
        <w:t>Figure 1: Illustration of datasets that are paired versus paired but unmatched.</w:t>
      </w:r>
    </w:p>
    <w:p w14:paraId="1D055C7C" w14:textId="3431B9FB" w:rsidR="00A84716" w:rsidRDefault="00A84716" w:rsidP="00A84716"/>
    <w:tbl>
      <w:tblPr>
        <w:tblStyle w:val="PlainTable4"/>
        <w:tblW w:w="0" w:type="auto"/>
        <w:tblLook w:val="06A0" w:firstRow="1" w:lastRow="0" w:firstColumn="1" w:lastColumn="0" w:noHBand="1" w:noVBand="1"/>
      </w:tblPr>
      <w:tblGrid>
        <w:gridCol w:w="542"/>
        <w:gridCol w:w="7957"/>
      </w:tblGrid>
      <w:tr w:rsidR="00A84716" w14:paraId="3DEC6DFC" w14:textId="77777777" w:rsidTr="00A84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2D98C2CC"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A</w:t>
            </w:r>
          </w:p>
        </w:tc>
        <w:tc>
          <w:tcPr>
            <w:tcW w:w="7957" w:type="dxa"/>
          </w:tcPr>
          <w:p w14:paraId="5875E559" w14:textId="77777777" w:rsidR="00A84716" w:rsidRDefault="00A84716"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125833CC" wp14:editId="5CC7CB9C">
                  <wp:extent cx="3929700" cy="2976664"/>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9957" cy="2999583"/>
                          </a:xfrm>
                          <a:prstGeom prst="rect">
                            <a:avLst/>
                          </a:prstGeom>
                        </pic:spPr>
                      </pic:pic>
                    </a:graphicData>
                  </a:graphic>
                </wp:inline>
              </w:drawing>
            </w:r>
          </w:p>
        </w:tc>
      </w:tr>
      <w:tr w:rsidR="00A84716" w14:paraId="12F31423" w14:textId="77777777" w:rsidTr="00A84716">
        <w:tc>
          <w:tcPr>
            <w:cnfStyle w:val="001000000000" w:firstRow="0" w:lastRow="0" w:firstColumn="1" w:lastColumn="0" w:oddVBand="0" w:evenVBand="0" w:oddHBand="0" w:evenHBand="0" w:firstRowFirstColumn="0" w:firstRowLastColumn="0" w:lastRowFirstColumn="0" w:lastRowLastColumn="0"/>
            <w:tcW w:w="542" w:type="dxa"/>
          </w:tcPr>
          <w:p w14:paraId="3244308B"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B</w:t>
            </w:r>
          </w:p>
        </w:tc>
        <w:tc>
          <w:tcPr>
            <w:tcW w:w="7957" w:type="dxa"/>
          </w:tcPr>
          <w:p w14:paraId="7D070FB8" w14:textId="77777777" w:rsidR="00A84716" w:rsidRDefault="00A84716"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77DB09D8" wp14:editId="29158C12">
                  <wp:extent cx="4027252" cy="2626468"/>
                  <wp:effectExtent l="0" t="0" r="0" b="2540"/>
                  <wp:docPr id="2" name="Picture 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funnel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63712" cy="2650246"/>
                          </a:xfrm>
                          <a:prstGeom prst="rect">
                            <a:avLst/>
                          </a:prstGeom>
                        </pic:spPr>
                      </pic:pic>
                    </a:graphicData>
                  </a:graphic>
                </wp:inline>
              </w:drawing>
            </w:r>
          </w:p>
        </w:tc>
      </w:tr>
    </w:tbl>
    <w:p w14:paraId="72B890D2" w14:textId="2F9C4A45" w:rsidR="00A84716" w:rsidRDefault="00A84716" w:rsidP="00A84716">
      <w:r w:rsidRPr="00A84716">
        <w:t>Caption: The dataset in panel (A) is paired and matched. The dataset in panel (B) is paired but unmatched since we cannot identify which observation in X corresponds to its pair in Y.</w:t>
      </w:r>
    </w:p>
    <w:p w14:paraId="19DA18E7" w14:textId="77777777" w:rsidR="00A84716" w:rsidRDefault="00A84716">
      <w:pPr>
        <w:spacing w:line="240" w:lineRule="auto"/>
      </w:pPr>
      <w:r>
        <w:br w:type="page"/>
      </w:r>
    </w:p>
    <w:p w14:paraId="71FA6FB4" w14:textId="3DC0A31D" w:rsidR="00A84716" w:rsidRDefault="00A84716" w:rsidP="00A84716">
      <w:r w:rsidRPr="00A84716">
        <w:lastRenderedPageBreak/>
        <w:t>Figure 2: Simulation results evaluating the bias in estimators of interest.</w:t>
      </w:r>
    </w:p>
    <w:tbl>
      <w:tblPr>
        <w:tblStyle w:val="PlainTable4"/>
        <w:tblW w:w="0" w:type="auto"/>
        <w:tblLook w:val="06A0" w:firstRow="1" w:lastRow="0" w:firstColumn="1" w:lastColumn="0" w:noHBand="1" w:noVBand="1"/>
      </w:tblPr>
      <w:tblGrid>
        <w:gridCol w:w="453"/>
        <w:gridCol w:w="8046"/>
      </w:tblGrid>
      <w:tr w:rsidR="00A84716" w14:paraId="31A22BB1" w14:textId="77777777" w:rsidTr="00A84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dxa"/>
          </w:tcPr>
          <w:p w14:paraId="4F6E98C5"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A</w:t>
            </w:r>
          </w:p>
        </w:tc>
        <w:tc>
          <w:tcPr>
            <w:tcW w:w="8046" w:type="dxa"/>
          </w:tcPr>
          <w:p w14:paraId="60E7A497" w14:textId="77777777" w:rsidR="00A84716" w:rsidRDefault="00A84716"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3DF17FD2" wp14:editId="74C16C95">
                  <wp:extent cx="4815192" cy="3105696"/>
                  <wp:effectExtent l="0" t="0" r="0" b="635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2479" cy="3116846"/>
                          </a:xfrm>
                          <a:prstGeom prst="rect">
                            <a:avLst/>
                          </a:prstGeom>
                          <a:noFill/>
                          <a:ln>
                            <a:noFill/>
                          </a:ln>
                        </pic:spPr>
                      </pic:pic>
                    </a:graphicData>
                  </a:graphic>
                </wp:inline>
              </w:drawing>
            </w:r>
          </w:p>
        </w:tc>
      </w:tr>
      <w:tr w:rsidR="00A84716" w14:paraId="5AE5D38C" w14:textId="77777777" w:rsidTr="00A84716">
        <w:tc>
          <w:tcPr>
            <w:cnfStyle w:val="001000000000" w:firstRow="0" w:lastRow="0" w:firstColumn="1" w:lastColumn="0" w:oddVBand="0" w:evenVBand="0" w:oddHBand="0" w:evenHBand="0" w:firstRowFirstColumn="0" w:firstRowLastColumn="0" w:lastRowFirstColumn="0" w:lastRowLastColumn="0"/>
            <w:tcW w:w="453" w:type="dxa"/>
          </w:tcPr>
          <w:p w14:paraId="3573024A"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B</w:t>
            </w:r>
          </w:p>
        </w:tc>
        <w:tc>
          <w:tcPr>
            <w:tcW w:w="8046" w:type="dxa"/>
          </w:tcPr>
          <w:p w14:paraId="182B9452" w14:textId="77777777" w:rsidR="00A84716" w:rsidRDefault="00A84716"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3B6F9367" wp14:editId="4276B940">
                  <wp:extent cx="4805464" cy="3099422"/>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5407" cy="3176783"/>
                          </a:xfrm>
                          <a:prstGeom prst="rect">
                            <a:avLst/>
                          </a:prstGeom>
                          <a:noFill/>
                          <a:ln>
                            <a:noFill/>
                          </a:ln>
                        </pic:spPr>
                      </pic:pic>
                    </a:graphicData>
                  </a:graphic>
                </wp:inline>
              </w:drawing>
            </w:r>
          </w:p>
        </w:tc>
      </w:tr>
    </w:tbl>
    <w:p w14:paraId="223E69D3" w14:textId="2302FED1" w:rsidR="00A84716" w:rsidRDefault="00A84716" w:rsidP="00A84716">
      <w:r w:rsidRPr="00A84716">
        <w:t>Caption: Datasets in panel (A) were simulated with bivariate normal distributions. Datasets in panel (B) were simulated with bivariate ordinal distributions. Note that the maximally conservative estimator was withheld from these plots to aid visualization.</w:t>
      </w:r>
    </w:p>
    <w:p w14:paraId="44F6615B" w14:textId="77777777" w:rsidR="00A84716" w:rsidRDefault="00A84716">
      <w:pPr>
        <w:spacing w:line="240" w:lineRule="auto"/>
      </w:pPr>
      <w:r>
        <w:br w:type="page"/>
      </w:r>
    </w:p>
    <w:p w14:paraId="0E31AE93" w14:textId="59B947F9" w:rsidR="00A84716" w:rsidRDefault="001D6354" w:rsidP="00A84716">
      <w:r w:rsidRPr="001D6354">
        <w:lastRenderedPageBreak/>
        <w:t>Figure 3: Simulation results evaluating the mean squared error (MSE) in estimators of interest.</w:t>
      </w:r>
    </w:p>
    <w:tbl>
      <w:tblPr>
        <w:tblStyle w:val="PlainTable4"/>
        <w:tblW w:w="0" w:type="auto"/>
        <w:tblLook w:val="06A0" w:firstRow="1" w:lastRow="0" w:firstColumn="1" w:lastColumn="0" w:noHBand="1" w:noVBand="1"/>
      </w:tblPr>
      <w:tblGrid>
        <w:gridCol w:w="422"/>
        <w:gridCol w:w="8077"/>
      </w:tblGrid>
      <w:tr w:rsidR="001D6354" w14:paraId="24745148"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46EBB8C0"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5C1B756A"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3AA8FB83" wp14:editId="7FC5A182">
                  <wp:extent cx="4831111" cy="3116846"/>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31111" cy="3116846"/>
                          </a:xfrm>
                          <a:prstGeom prst="rect">
                            <a:avLst/>
                          </a:prstGeom>
                          <a:noFill/>
                          <a:ln>
                            <a:noFill/>
                          </a:ln>
                        </pic:spPr>
                      </pic:pic>
                    </a:graphicData>
                  </a:graphic>
                </wp:inline>
              </w:drawing>
            </w:r>
          </w:p>
        </w:tc>
      </w:tr>
      <w:tr w:rsidR="001D6354" w14:paraId="06064C47"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1D5EEE9B"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5DF473AB"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5BD1FF05" wp14:editId="22315A54">
                  <wp:extent cx="4924013" cy="3176783"/>
                  <wp:effectExtent l="0" t="0" r="381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924013" cy="3176783"/>
                          </a:xfrm>
                          <a:prstGeom prst="rect">
                            <a:avLst/>
                          </a:prstGeom>
                          <a:noFill/>
                          <a:ln>
                            <a:noFill/>
                          </a:ln>
                        </pic:spPr>
                      </pic:pic>
                    </a:graphicData>
                  </a:graphic>
                </wp:inline>
              </w:drawing>
            </w:r>
          </w:p>
        </w:tc>
      </w:tr>
    </w:tbl>
    <w:p w14:paraId="340B10A5" w14:textId="79AE06CC" w:rsidR="001D6354" w:rsidRDefault="001D6354" w:rsidP="00A84716">
      <w:r w:rsidRPr="001D6354">
        <w:t>Caption: Datasets in panel (A) were simulated with bivariate normal distributions. Datasets in panel (B) were simulated with bivariate ordinal distributions. Note that the maximally conservative estimator was withheld from these plots to aid visualization.</w:t>
      </w:r>
    </w:p>
    <w:p w14:paraId="2447C9C1" w14:textId="77777777" w:rsidR="001D6354" w:rsidRDefault="001D6354">
      <w:pPr>
        <w:spacing w:line="240" w:lineRule="auto"/>
      </w:pPr>
      <w:r>
        <w:br w:type="page"/>
      </w:r>
    </w:p>
    <w:p w14:paraId="41C690CE" w14:textId="73C17C72" w:rsidR="001D6354" w:rsidRDefault="001D6354" w:rsidP="00A84716">
      <w:r w:rsidRPr="001D6354">
        <w:lastRenderedPageBreak/>
        <w:t>Figure 4: Simulation results evaluating the standard errors (SE) using estimators of interest.</w:t>
      </w:r>
    </w:p>
    <w:tbl>
      <w:tblPr>
        <w:tblStyle w:val="PlainTable4"/>
        <w:tblW w:w="0" w:type="auto"/>
        <w:tblLook w:val="06A0" w:firstRow="1" w:lastRow="0" w:firstColumn="1" w:lastColumn="0" w:noHBand="1" w:noVBand="1"/>
      </w:tblPr>
      <w:tblGrid>
        <w:gridCol w:w="422"/>
        <w:gridCol w:w="8077"/>
      </w:tblGrid>
      <w:tr w:rsidR="001D6354" w14:paraId="35ED1B83"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29C391E0"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4EBFFA2B"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5B2DF670" wp14:editId="0D5417AF">
                  <wp:extent cx="4831111" cy="311684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31111" cy="3116845"/>
                          </a:xfrm>
                          <a:prstGeom prst="rect">
                            <a:avLst/>
                          </a:prstGeom>
                          <a:noFill/>
                          <a:ln>
                            <a:noFill/>
                          </a:ln>
                        </pic:spPr>
                      </pic:pic>
                    </a:graphicData>
                  </a:graphic>
                </wp:inline>
              </w:drawing>
            </w:r>
          </w:p>
        </w:tc>
      </w:tr>
      <w:tr w:rsidR="001D6354" w14:paraId="1D54D9A3"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64454CE6"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51A40B5D"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6E1D44C0" wp14:editId="73E37215">
                  <wp:extent cx="4924013" cy="3176782"/>
                  <wp:effectExtent l="0" t="0" r="381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924013" cy="3176782"/>
                          </a:xfrm>
                          <a:prstGeom prst="rect">
                            <a:avLst/>
                          </a:prstGeom>
                          <a:noFill/>
                          <a:ln>
                            <a:noFill/>
                          </a:ln>
                        </pic:spPr>
                      </pic:pic>
                    </a:graphicData>
                  </a:graphic>
                </wp:inline>
              </w:drawing>
            </w:r>
          </w:p>
        </w:tc>
      </w:tr>
    </w:tbl>
    <w:p w14:paraId="60D01507" w14:textId="4232B69C" w:rsidR="001D6354" w:rsidRDefault="001D6354" w:rsidP="00A84716">
      <w:r w:rsidRPr="001D6354">
        <w:t>Caption: Datasets in panel (A) were simulated with bivariate normal distributions. Datasets in panel (B) were simulated with bivariate ordinal distributions.</w:t>
      </w:r>
    </w:p>
    <w:p w14:paraId="2E944914" w14:textId="77777777" w:rsidR="001D6354" w:rsidRDefault="001D6354">
      <w:pPr>
        <w:spacing w:line="240" w:lineRule="auto"/>
      </w:pPr>
      <w:r>
        <w:br w:type="page"/>
      </w:r>
    </w:p>
    <w:p w14:paraId="3C130EFC" w14:textId="6619A56F" w:rsidR="001D6354" w:rsidRDefault="001D6354" w:rsidP="00A84716">
      <w:r w:rsidRPr="001D6354">
        <w:lastRenderedPageBreak/>
        <w:t>Figure 5: Simulation results evaluating the Type I error for candidate methods of interest.</w:t>
      </w:r>
    </w:p>
    <w:tbl>
      <w:tblPr>
        <w:tblStyle w:val="PlainTable4"/>
        <w:tblW w:w="0" w:type="auto"/>
        <w:tblLook w:val="06A0" w:firstRow="1" w:lastRow="0" w:firstColumn="1" w:lastColumn="0" w:noHBand="1" w:noVBand="1"/>
      </w:tblPr>
      <w:tblGrid>
        <w:gridCol w:w="422"/>
        <w:gridCol w:w="8077"/>
      </w:tblGrid>
      <w:tr w:rsidR="001D6354" w14:paraId="20A17A91"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0A1ECAAF"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5A524157"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6F730759" wp14:editId="2AEDC7D6">
                  <wp:extent cx="4831109" cy="311684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31109" cy="3116845"/>
                          </a:xfrm>
                          <a:prstGeom prst="rect">
                            <a:avLst/>
                          </a:prstGeom>
                          <a:noFill/>
                          <a:ln>
                            <a:noFill/>
                          </a:ln>
                        </pic:spPr>
                      </pic:pic>
                    </a:graphicData>
                  </a:graphic>
                </wp:inline>
              </w:drawing>
            </w:r>
          </w:p>
        </w:tc>
      </w:tr>
      <w:tr w:rsidR="001D6354" w14:paraId="4FE06AEE"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6DE7C146"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6EEE87E6"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7F1822CC" wp14:editId="5BFBE5F1">
                  <wp:extent cx="4924012" cy="3176782"/>
                  <wp:effectExtent l="0" t="0" r="381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24012" cy="3176782"/>
                          </a:xfrm>
                          <a:prstGeom prst="rect">
                            <a:avLst/>
                          </a:prstGeom>
                          <a:noFill/>
                          <a:ln>
                            <a:noFill/>
                          </a:ln>
                        </pic:spPr>
                      </pic:pic>
                    </a:graphicData>
                  </a:graphic>
                </wp:inline>
              </w:drawing>
            </w:r>
          </w:p>
        </w:tc>
      </w:tr>
    </w:tbl>
    <w:p w14:paraId="6FADDAD6" w14:textId="7D525746" w:rsidR="001D6354" w:rsidRDefault="001D6354" w:rsidP="001D6354">
      <w:r w:rsidRPr="001D6354">
        <w:t>Caption: Datasets in panel (A) were simulated with bivariate normal distributions. Datasets in panel (B) were simulated with bivariate ordinal distributions. Note that the true difference in means was zero. The line labelled ‘Independent’ corresponds to Student’s t-test.</w:t>
      </w:r>
      <w:r>
        <w:br w:type="page"/>
      </w:r>
    </w:p>
    <w:p w14:paraId="542B2718" w14:textId="204ECB99" w:rsidR="001D6354" w:rsidRDefault="001D6354" w:rsidP="001D6354">
      <w:r w:rsidRPr="001D6354">
        <w:lastRenderedPageBreak/>
        <w:t>Figure 6: Simulation results evaluating power for candidate methods of interest.</w:t>
      </w:r>
    </w:p>
    <w:tbl>
      <w:tblPr>
        <w:tblStyle w:val="PlainTable4"/>
        <w:tblW w:w="0" w:type="auto"/>
        <w:tblLook w:val="06A0" w:firstRow="1" w:lastRow="0" w:firstColumn="1" w:lastColumn="0" w:noHBand="1" w:noVBand="1"/>
      </w:tblPr>
      <w:tblGrid>
        <w:gridCol w:w="422"/>
        <w:gridCol w:w="8077"/>
      </w:tblGrid>
      <w:tr w:rsidR="001D6354" w14:paraId="541CE35E"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7255E16C"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63B5E4F1"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293BAD4A" wp14:editId="7173BC88">
                  <wp:extent cx="4831109" cy="3116844"/>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31109" cy="3116844"/>
                          </a:xfrm>
                          <a:prstGeom prst="rect">
                            <a:avLst/>
                          </a:prstGeom>
                          <a:noFill/>
                          <a:ln>
                            <a:noFill/>
                          </a:ln>
                        </pic:spPr>
                      </pic:pic>
                    </a:graphicData>
                  </a:graphic>
                </wp:inline>
              </w:drawing>
            </w:r>
          </w:p>
        </w:tc>
      </w:tr>
      <w:tr w:rsidR="001D6354" w14:paraId="6C739583"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734B639D"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2E396F67"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0014A6A5" wp14:editId="3349B786">
                  <wp:extent cx="4924012" cy="3176781"/>
                  <wp:effectExtent l="0" t="0" r="3810" b="0"/>
                  <wp:docPr id="14" name="Picture 1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924012" cy="3176781"/>
                          </a:xfrm>
                          <a:prstGeom prst="rect">
                            <a:avLst/>
                          </a:prstGeom>
                          <a:noFill/>
                          <a:ln>
                            <a:noFill/>
                          </a:ln>
                        </pic:spPr>
                      </pic:pic>
                    </a:graphicData>
                  </a:graphic>
                </wp:inline>
              </w:drawing>
            </w:r>
          </w:p>
        </w:tc>
      </w:tr>
    </w:tbl>
    <w:p w14:paraId="53E98878" w14:textId="1D2D6560" w:rsidR="001D6354" w:rsidRDefault="001D6354" w:rsidP="004767DA">
      <w:r w:rsidRPr="001D6354">
        <w:t>Caption: Datasets in panel (A) were simulated with bivariate normal distributions. Datasets in panel (B) were simulated with bivariate ordinal distributions. On the left of both panels, the true difference in means was 0.25 standardized units; on the right, the difference was 0.5 standardized unites. Note that the line labelled ‘Independent’ corresponds to Student’s t-test.</w:t>
      </w:r>
      <w:r>
        <w:br w:type="page"/>
      </w:r>
    </w:p>
    <w:p w14:paraId="4710EAFA" w14:textId="39ED945C" w:rsidR="001D6354" w:rsidRDefault="001D6354" w:rsidP="001D6354">
      <w:r w:rsidRPr="001D6354">
        <w:lastRenderedPageBreak/>
        <w:t>Table 1: Results of tests for equality of means in the Intervention Group.</w:t>
      </w:r>
    </w:p>
    <w:tbl>
      <w:tblPr>
        <w:tblStyle w:val="TableGrid"/>
        <w:tblW w:w="0" w:type="auto"/>
        <w:tblLook w:val="04A0" w:firstRow="1" w:lastRow="0" w:firstColumn="1" w:lastColumn="0" w:noHBand="0" w:noVBand="1"/>
      </w:tblPr>
      <w:tblGrid>
        <w:gridCol w:w="1862"/>
        <w:gridCol w:w="1463"/>
        <w:gridCol w:w="1068"/>
        <w:gridCol w:w="905"/>
        <w:gridCol w:w="1023"/>
        <w:gridCol w:w="1084"/>
        <w:gridCol w:w="1084"/>
      </w:tblGrid>
      <w:tr w:rsidR="001D6354" w:rsidRPr="002A1564" w14:paraId="323290EF" w14:textId="77777777" w:rsidTr="001D6354">
        <w:trPr>
          <w:trHeight w:val="320"/>
        </w:trPr>
        <w:tc>
          <w:tcPr>
            <w:tcW w:w="1862" w:type="dxa"/>
            <w:shd w:val="clear" w:color="auto" w:fill="EEECE1" w:themeFill="background2"/>
            <w:noWrap/>
            <w:hideMark/>
          </w:tcPr>
          <w:p w14:paraId="534C713E"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Method</w:t>
            </w:r>
          </w:p>
        </w:tc>
        <w:tc>
          <w:tcPr>
            <w:tcW w:w="1463" w:type="dxa"/>
            <w:shd w:val="clear" w:color="auto" w:fill="EEECE1" w:themeFill="background2"/>
            <w:noWrap/>
            <w:hideMark/>
          </w:tcPr>
          <w:p w14:paraId="36A138B5"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Correlation</w:t>
            </w:r>
          </w:p>
        </w:tc>
        <w:tc>
          <w:tcPr>
            <w:tcW w:w="1068" w:type="dxa"/>
            <w:shd w:val="clear" w:color="auto" w:fill="EEECE1" w:themeFill="background2"/>
            <w:noWrap/>
            <w:hideMark/>
          </w:tcPr>
          <w:p w14:paraId="620941C8"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T Statistic</w:t>
            </w:r>
          </w:p>
        </w:tc>
        <w:tc>
          <w:tcPr>
            <w:tcW w:w="905" w:type="dxa"/>
            <w:shd w:val="clear" w:color="auto" w:fill="EEECE1" w:themeFill="background2"/>
            <w:noWrap/>
            <w:hideMark/>
          </w:tcPr>
          <w:p w14:paraId="182D812E"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Std. Error</w:t>
            </w:r>
          </w:p>
        </w:tc>
        <w:tc>
          <w:tcPr>
            <w:tcW w:w="2107" w:type="dxa"/>
            <w:gridSpan w:val="2"/>
            <w:shd w:val="clear" w:color="auto" w:fill="EEECE1" w:themeFill="background2"/>
            <w:noWrap/>
            <w:hideMark/>
          </w:tcPr>
          <w:p w14:paraId="24C18E4A" w14:textId="77777777" w:rsidR="001D6354" w:rsidRPr="002A1564" w:rsidRDefault="001D6354" w:rsidP="00EF50A9">
            <w:pPr>
              <w:jc w:val="center"/>
              <w:rPr>
                <w:rFonts w:ascii="Times New Roman" w:hAnsi="Times New Roman" w:cs="Times New Roman"/>
                <w:b/>
                <w:bCs/>
              </w:rPr>
            </w:pPr>
            <w:r w:rsidRPr="002A1564">
              <w:rPr>
                <w:rFonts w:ascii="Times New Roman" w:hAnsi="Times New Roman" w:cs="Times New Roman"/>
                <w:b/>
                <w:bCs/>
              </w:rPr>
              <w:t>95% CI</w:t>
            </w:r>
          </w:p>
        </w:tc>
        <w:tc>
          <w:tcPr>
            <w:tcW w:w="1084" w:type="dxa"/>
            <w:shd w:val="clear" w:color="auto" w:fill="EEECE1" w:themeFill="background2"/>
            <w:noWrap/>
            <w:hideMark/>
          </w:tcPr>
          <w:p w14:paraId="307C78C9"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 xml:space="preserve">p-value </w:t>
            </w:r>
          </w:p>
        </w:tc>
      </w:tr>
      <w:tr w:rsidR="001D6354" w:rsidRPr="002A1564" w14:paraId="42EA6495" w14:textId="77777777" w:rsidTr="001D6354">
        <w:trPr>
          <w:trHeight w:val="320"/>
        </w:trPr>
        <w:tc>
          <w:tcPr>
            <w:tcW w:w="1862" w:type="dxa"/>
            <w:noWrap/>
            <w:hideMark/>
          </w:tcPr>
          <w:p w14:paraId="58EEF977" w14:textId="77777777" w:rsidR="001D6354" w:rsidRPr="002A1564" w:rsidRDefault="001D6354" w:rsidP="00EF50A9">
            <w:pPr>
              <w:jc w:val="both"/>
              <w:rPr>
                <w:rFonts w:ascii="Times New Roman" w:hAnsi="Times New Roman" w:cs="Times New Roman"/>
              </w:rPr>
            </w:pPr>
            <w:r>
              <w:rPr>
                <w:rFonts w:ascii="Times New Roman" w:hAnsi="Times New Roman" w:cs="Times New Roman"/>
              </w:rPr>
              <w:t>Max. Conservative</w:t>
            </w:r>
          </w:p>
        </w:tc>
        <w:tc>
          <w:tcPr>
            <w:tcW w:w="1463" w:type="dxa"/>
            <w:noWrap/>
            <w:vAlign w:val="bottom"/>
            <w:hideMark/>
          </w:tcPr>
          <w:p w14:paraId="62E51F7F"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-0.906</w:t>
            </w:r>
          </w:p>
        </w:tc>
        <w:tc>
          <w:tcPr>
            <w:tcW w:w="1068" w:type="dxa"/>
            <w:noWrap/>
            <w:vAlign w:val="bottom"/>
            <w:hideMark/>
          </w:tcPr>
          <w:p w14:paraId="0AF6401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1.364</w:t>
            </w:r>
          </w:p>
        </w:tc>
        <w:tc>
          <w:tcPr>
            <w:tcW w:w="905" w:type="dxa"/>
            <w:noWrap/>
            <w:vAlign w:val="bottom"/>
            <w:hideMark/>
          </w:tcPr>
          <w:p w14:paraId="2405EDAE"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0.409</w:t>
            </w:r>
          </w:p>
        </w:tc>
        <w:tc>
          <w:tcPr>
            <w:tcW w:w="1023" w:type="dxa"/>
            <w:noWrap/>
            <w:vAlign w:val="bottom"/>
            <w:hideMark/>
          </w:tcPr>
          <w:p w14:paraId="127BE396"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-0.243</w:t>
            </w:r>
          </w:p>
        </w:tc>
        <w:tc>
          <w:tcPr>
            <w:tcW w:w="1084" w:type="dxa"/>
            <w:noWrap/>
            <w:vAlign w:val="bottom"/>
            <w:hideMark/>
          </w:tcPr>
          <w:p w14:paraId="35D6ADE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1.358</w:t>
            </w:r>
          </w:p>
        </w:tc>
        <w:tc>
          <w:tcPr>
            <w:tcW w:w="1084" w:type="dxa"/>
            <w:noWrap/>
            <w:vAlign w:val="bottom"/>
            <w:hideMark/>
          </w:tcPr>
          <w:p w14:paraId="07D9A061"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0.175</w:t>
            </w:r>
          </w:p>
        </w:tc>
      </w:tr>
      <w:tr w:rsidR="001D6354" w:rsidRPr="002A1564" w14:paraId="2462BC4A" w14:textId="77777777" w:rsidTr="001D6354">
        <w:trPr>
          <w:trHeight w:val="320"/>
        </w:trPr>
        <w:tc>
          <w:tcPr>
            <w:tcW w:w="1862" w:type="dxa"/>
            <w:noWrap/>
            <w:hideMark/>
          </w:tcPr>
          <w:p w14:paraId="35217C93"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Pearson</w:t>
            </w:r>
          </w:p>
        </w:tc>
        <w:tc>
          <w:tcPr>
            <w:tcW w:w="1463" w:type="dxa"/>
            <w:noWrap/>
            <w:vAlign w:val="bottom"/>
            <w:hideMark/>
          </w:tcPr>
          <w:p w14:paraId="60B4E21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0.418</w:t>
            </w:r>
          </w:p>
        </w:tc>
        <w:tc>
          <w:tcPr>
            <w:tcW w:w="1068" w:type="dxa"/>
            <w:noWrap/>
            <w:vAlign w:val="bottom"/>
            <w:hideMark/>
          </w:tcPr>
          <w:p w14:paraId="1651E87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2.470</w:t>
            </w:r>
          </w:p>
        </w:tc>
        <w:tc>
          <w:tcPr>
            <w:tcW w:w="905" w:type="dxa"/>
            <w:noWrap/>
            <w:vAlign w:val="bottom"/>
            <w:hideMark/>
          </w:tcPr>
          <w:p w14:paraId="5F4FF6D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0.226</w:t>
            </w:r>
          </w:p>
        </w:tc>
        <w:tc>
          <w:tcPr>
            <w:tcW w:w="1023" w:type="dxa"/>
            <w:noWrap/>
            <w:vAlign w:val="bottom"/>
            <w:hideMark/>
          </w:tcPr>
          <w:p w14:paraId="19BD9F9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0.115</w:t>
            </w:r>
          </w:p>
        </w:tc>
        <w:tc>
          <w:tcPr>
            <w:tcW w:w="1084" w:type="dxa"/>
            <w:noWrap/>
            <w:vAlign w:val="bottom"/>
            <w:hideMark/>
          </w:tcPr>
          <w:p w14:paraId="1AA09656"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1.000</w:t>
            </w:r>
          </w:p>
        </w:tc>
        <w:tc>
          <w:tcPr>
            <w:tcW w:w="1084" w:type="dxa"/>
            <w:noWrap/>
            <w:vAlign w:val="bottom"/>
            <w:hideMark/>
          </w:tcPr>
          <w:p w14:paraId="1DB42E59" w14:textId="77777777" w:rsidR="001D6354" w:rsidRPr="00007614" w:rsidRDefault="001D6354" w:rsidP="00EF50A9">
            <w:pPr>
              <w:jc w:val="both"/>
              <w:rPr>
                <w:rFonts w:ascii="Times New Roman" w:hAnsi="Times New Roman" w:cs="Times New Roman"/>
                <w:b/>
                <w:bCs/>
              </w:rPr>
            </w:pPr>
            <w:r w:rsidRPr="00007614">
              <w:rPr>
                <w:rFonts w:ascii="Times New Roman" w:hAnsi="Times New Roman" w:cs="Times New Roman"/>
                <w:b/>
                <w:bCs/>
                <w:color w:val="000000"/>
              </w:rPr>
              <w:t>0.015</w:t>
            </w:r>
          </w:p>
        </w:tc>
      </w:tr>
      <w:tr w:rsidR="001D6354" w:rsidRPr="002A1564" w14:paraId="79B162FF" w14:textId="77777777" w:rsidTr="001D6354">
        <w:trPr>
          <w:trHeight w:val="320"/>
        </w:trPr>
        <w:tc>
          <w:tcPr>
            <w:tcW w:w="1862" w:type="dxa"/>
            <w:noWrap/>
            <w:hideMark/>
          </w:tcPr>
          <w:p w14:paraId="7ADE1FF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20th</w:t>
            </w:r>
            <w:r>
              <w:rPr>
                <w:rFonts w:ascii="Times New Roman" w:hAnsi="Times New Roman" w:cs="Times New Roman"/>
              </w:rPr>
              <w:t xml:space="preserve"> Q</w:t>
            </w:r>
            <w:r w:rsidRPr="002A1564">
              <w:rPr>
                <w:rFonts w:ascii="Times New Roman" w:hAnsi="Times New Roman" w:cs="Times New Roman"/>
              </w:rPr>
              <w:t>uantile</w:t>
            </w:r>
          </w:p>
        </w:tc>
        <w:tc>
          <w:tcPr>
            <w:tcW w:w="1463" w:type="dxa"/>
            <w:noWrap/>
            <w:vAlign w:val="bottom"/>
            <w:hideMark/>
          </w:tcPr>
          <w:p w14:paraId="367C888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0.102</w:t>
            </w:r>
          </w:p>
        </w:tc>
        <w:tc>
          <w:tcPr>
            <w:tcW w:w="1068" w:type="dxa"/>
            <w:noWrap/>
            <w:vAlign w:val="bottom"/>
            <w:hideMark/>
          </w:tcPr>
          <w:p w14:paraId="628EF94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1.987</w:t>
            </w:r>
          </w:p>
        </w:tc>
        <w:tc>
          <w:tcPr>
            <w:tcW w:w="905" w:type="dxa"/>
            <w:noWrap/>
            <w:vAlign w:val="bottom"/>
            <w:hideMark/>
          </w:tcPr>
          <w:p w14:paraId="21FD651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0.281</w:t>
            </w:r>
          </w:p>
        </w:tc>
        <w:tc>
          <w:tcPr>
            <w:tcW w:w="1023" w:type="dxa"/>
            <w:noWrap/>
            <w:vAlign w:val="bottom"/>
            <w:hideMark/>
          </w:tcPr>
          <w:p w14:paraId="111C16D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0.008</w:t>
            </w:r>
          </w:p>
        </w:tc>
        <w:tc>
          <w:tcPr>
            <w:tcW w:w="1084" w:type="dxa"/>
            <w:noWrap/>
            <w:vAlign w:val="bottom"/>
            <w:hideMark/>
          </w:tcPr>
          <w:p w14:paraId="7DA44C9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1.107</w:t>
            </w:r>
          </w:p>
        </w:tc>
        <w:tc>
          <w:tcPr>
            <w:tcW w:w="1084" w:type="dxa"/>
            <w:noWrap/>
            <w:vAlign w:val="bottom"/>
            <w:hideMark/>
          </w:tcPr>
          <w:p w14:paraId="231BB9BE" w14:textId="77777777" w:rsidR="001D6354" w:rsidRPr="002E0BF9" w:rsidRDefault="001D6354" w:rsidP="00EF50A9">
            <w:pPr>
              <w:jc w:val="both"/>
              <w:rPr>
                <w:rFonts w:ascii="Times New Roman" w:hAnsi="Times New Roman" w:cs="Times New Roman"/>
                <w:b/>
                <w:bCs/>
              </w:rPr>
            </w:pPr>
            <w:r w:rsidRPr="002E0BF9">
              <w:rPr>
                <w:rFonts w:ascii="Times New Roman" w:hAnsi="Times New Roman" w:cs="Times New Roman"/>
                <w:color w:val="000000"/>
              </w:rPr>
              <w:t>0.050</w:t>
            </w:r>
          </w:p>
        </w:tc>
      </w:tr>
      <w:tr w:rsidR="001D6354" w:rsidRPr="002A1564" w14:paraId="63C88A56" w14:textId="77777777" w:rsidTr="001D6354">
        <w:trPr>
          <w:trHeight w:val="320"/>
        </w:trPr>
        <w:tc>
          <w:tcPr>
            <w:tcW w:w="1862" w:type="dxa"/>
            <w:noWrap/>
            <w:hideMark/>
          </w:tcPr>
          <w:p w14:paraId="252FBA9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Bayes</w:t>
            </w:r>
            <w:r>
              <w:rPr>
                <w:rFonts w:ascii="Times New Roman" w:hAnsi="Times New Roman" w:cs="Times New Roman"/>
              </w:rPr>
              <w:t>ian</w:t>
            </w:r>
          </w:p>
        </w:tc>
        <w:tc>
          <w:tcPr>
            <w:tcW w:w="1463" w:type="dxa"/>
            <w:noWrap/>
            <w:vAlign w:val="bottom"/>
            <w:hideMark/>
          </w:tcPr>
          <w:p w14:paraId="3315E057"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0.427</w:t>
            </w:r>
          </w:p>
        </w:tc>
        <w:tc>
          <w:tcPr>
            <w:tcW w:w="1068" w:type="dxa"/>
            <w:noWrap/>
            <w:vAlign w:val="bottom"/>
            <w:hideMark/>
          </w:tcPr>
          <w:p w14:paraId="694C26E5"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2.487</w:t>
            </w:r>
          </w:p>
        </w:tc>
        <w:tc>
          <w:tcPr>
            <w:tcW w:w="905" w:type="dxa"/>
            <w:noWrap/>
            <w:vAlign w:val="bottom"/>
            <w:hideMark/>
          </w:tcPr>
          <w:p w14:paraId="297D0F5C"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0.224</w:t>
            </w:r>
          </w:p>
        </w:tc>
        <w:tc>
          <w:tcPr>
            <w:tcW w:w="1023" w:type="dxa"/>
            <w:noWrap/>
            <w:vAlign w:val="bottom"/>
            <w:hideMark/>
          </w:tcPr>
          <w:p w14:paraId="3DC3130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0.118</w:t>
            </w:r>
          </w:p>
        </w:tc>
        <w:tc>
          <w:tcPr>
            <w:tcW w:w="1084" w:type="dxa"/>
            <w:noWrap/>
            <w:vAlign w:val="bottom"/>
            <w:hideMark/>
          </w:tcPr>
          <w:p w14:paraId="7FBE3F92"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0.997</w:t>
            </w:r>
          </w:p>
        </w:tc>
        <w:tc>
          <w:tcPr>
            <w:tcW w:w="1084" w:type="dxa"/>
            <w:noWrap/>
            <w:vAlign w:val="bottom"/>
            <w:hideMark/>
          </w:tcPr>
          <w:p w14:paraId="4099B52E" w14:textId="77777777" w:rsidR="001D6354" w:rsidRPr="00007614" w:rsidRDefault="001D6354" w:rsidP="00EF50A9">
            <w:pPr>
              <w:jc w:val="both"/>
              <w:rPr>
                <w:rFonts w:ascii="Times New Roman" w:hAnsi="Times New Roman" w:cs="Times New Roman"/>
                <w:b/>
                <w:bCs/>
              </w:rPr>
            </w:pPr>
            <w:r w:rsidRPr="00007614">
              <w:rPr>
                <w:rFonts w:ascii="Times New Roman" w:hAnsi="Times New Roman" w:cs="Times New Roman"/>
                <w:b/>
                <w:bCs/>
                <w:color w:val="000000"/>
              </w:rPr>
              <w:t>0.014</w:t>
            </w:r>
          </w:p>
        </w:tc>
      </w:tr>
      <w:tr w:rsidR="001D6354" w:rsidRPr="002A1564" w14:paraId="56950AC5" w14:textId="77777777" w:rsidTr="001D6354">
        <w:trPr>
          <w:trHeight w:val="320"/>
        </w:trPr>
        <w:tc>
          <w:tcPr>
            <w:tcW w:w="1862" w:type="dxa"/>
            <w:noWrap/>
            <w:hideMark/>
          </w:tcPr>
          <w:p w14:paraId="1F700346" w14:textId="77777777" w:rsidR="001D6354" w:rsidRPr="002A1564" w:rsidRDefault="001D6354" w:rsidP="00EF50A9">
            <w:pPr>
              <w:jc w:val="both"/>
              <w:rPr>
                <w:rFonts w:ascii="Times New Roman" w:hAnsi="Times New Roman" w:cs="Times New Roman"/>
              </w:rPr>
            </w:pPr>
            <w:commentRangeStart w:id="85"/>
            <w:r w:rsidRPr="002A1564">
              <w:rPr>
                <w:rFonts w:ascii="Times New Roman" w:hAnsi="Times New Roman" w:cs="Times New Roman"/>
              </w:rPr>
              <w:t>EM</w:t>
            </w:r>
            <w:r>
              <w:rPr>
                <w:rFonts w:ascii="Times New Roman" w:hAnsi="Times New Roman" w:cs="Times New Roman"/>
              </w:rPr>
              <w:t xml:space="preserve"> Algorithm</w:t>
            </w:r>
            <w:commentRangeEnd w:id="85"/>
            <w:r w:rsidR="00AB31CD">
              <w:rPr>
                <w:rStyle w:val="CommentReference"/>
                <w:rFonts w:ascii="Times New Roman" w:eastAsia="Times New Roman" w:hAnsi="Times New Roman" w:cs="Times New Roman"/>
                <w:lang w:val="en-GB" w:eastAsia="en-GB"/>
              </w:rPr>
              <w:commentReference w:id="85"/>
            </w:r>
          </w:p>
        </w:tc>
        <w:tc>
          <w:tcPr>
            <w:tcW w:w="1463" w:type="dxa"/>
            <w:noWrap/>
            <w:vAlign w:val="bottom"/>
            <w:hideMark/>
          </w:tcPr>
          <w:p w14:paraId="273A5BD7" w14:textId="77777777" w:rsidR="001D6354" w:rsidRPr="002E0BF9" w:rsidRDefault="001D6354" w:rsidP="00EF50A9">
            <w:pPr>
              <w:jc w:val="both"/>
              <w:rPr>
                <w:rFonts w:ascii="Times New Roman" w:hAnsi="Times New Roman" w:cs="Times New Roman"/>
              </w:rPr>
            </w:pPr>
          </w:p>
        </w:tc>
        <w:tc>
          <w:tcPr>
            <w:tcW w:w="1068" w:type="dxa"/>
            <w:noWrap/>
            <w:vAlign w:val="bottom"/>
            <w:hideMark/>
          </w:tcPr>
          <w:p w14:paraId="04E1FE8E" w14:textId="77777777" w:rsidR="001D6354" w:rsidRPr="002E0BF9" w:rsidRDefault="001D6354" w:rsidP="00EF50A9">
            <w:pPr>
              <w:jc w:val="both"/>
              <w:rPr>
                <w:rFonts w:ascii="Times New Roman" w:hAnsi="Times New Roman" w:cs="Times New Roman"/>
              </w:rPr>
            </w:pPr>
          </w:p>
        </w:tc>
        <w:tc>
          <w:tcPr>
            <w:tcW w:w="905" w:type="dxa"/>
            <w:noWrap/>
            <w:vAlign w:val="bottom"/>
            <w:hideMark/>
          </w:tcPr>
          <w:p w14:paraId="6CEF50F2" w14:textId="77777777" w:rsidR="001D6354" w:rsidRPr="002E0BF9" w:rsidRDefault="001D6354" w:rsidP="00EF50A9">
            <w:pPr>
              <w:jc w:val="both"/>
              <w:rPr>
                <w:rFonts w:ascii="Times New Roman" w:hAnsi="Times New Roman" w:cs="Times New Roman"/>
              </w:rPr>
            </w:pPr>
          </w:p>
        </w:tc>
        <w:tc>
          <w:tcPr>
            <w:tcW w:w="1023" w:type="dxa"/>
            <w:noWrap/>
            <w:vAlign w:val="bottom"/>
            <w:hideMark/>
          </w:tcPr>
          <w:p w14:paraId="34013911" w14:textId="77777777" w:rsidR="001D6354" w:rsidRPr="002E0BF9" w:rsidRDefault="001D6354" w:rsidP="00EF50A9">
            <w:pPr>
              <w:jc w:val="both"/>
              <w:rPr>
                <w:rFonts w:ascii="Times New Roman" w:hAnsi="Times New Roman" w:cs="Times New Roman"/>
              </w:rPr>
            </w:pPr>
          </w:p>
        </w:tc>
        <w:tc>
          <w:tcPr>
            <w:tcW w:w="1084" w:type="dxa"/>
            <w:noWrap/>
            <w:vAlign w:val="bottom"/>
            <w:hideMark/>
          </w:tcPr>
          <w:p w14:paraId="2DF72368" w14:textId="77777777" w:rsidR="001D6354" w:rsidRPr="002E0BF9" w:rsidRDefault="001D6354" w:rsidP="00EF50A9">
            <w:pPr>
              <w:jc w:val="both"/>
              <w:rPr>
                <w:rFonts w:ascii="Times New Roman" w:hAnsi="Times New Roman" w:cs="Times New Roman"/>
              </w:rPr>
            </w:pPr>
          </w:p>
        </w:tc>
        <w:tc>
          <w:tcPr>
            <w:tcW w:w="1084" w:type="dxa"/>
            <w:noWrap/>
            <w:vAlign w:val="bottom"/>
            <w:hideMark/>
          </w:tcPr>
          <w:p w14:paraId="7D162BA3" w14:textId="77777777" w:rsidR="001D6354" w:rsidRPr="002E0BF9" w:rsidRDefault="001D6354" w:rsidP="00EF50A9">
            <w:pPr>
              <w:jc w:val="both"/>
              <w:rPr>
                <w:rFonts w:ascii="Times New Roman" w:hAnsi="Times New Roman" w:cs="Times New Roman"/>
                <w:b/>
                <w:bCs/>
              </w:rPr>
            </w:pPr>
          </w:p>
        </w:tc>
      </w:tr>
      <w:tr w:rsidR="001D6354" w:rsidRPr="002A1564" w14:paraId="1D88C917" w14:textId="77777777" w:rsidTr="001D6354">
        <w:trPr>
          <w:trHeight w:val="320"/>
        </w:trPr>
        <w:tc>
          <w:tcPr>
            <w:tcW w:w="1862" w:type="dxa"/>
            <w:noWrap/>
            <w:hideMark/>
          </w:tcPr>
          <w:p w14:paraId="2ECAF97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Independen</w:t>
            </w:r>
            <w:r>
              <w:rPr>
                <w:rFonts w:ascii="Times New Roman" w:hAnsi="Times New Roman" w:cs="Times New Roman"/>
              </w:rPr>
              <w:t xml:space="preserve">ce (Student’s </w:t>
            </w:r>
            <w:r>
              <w:rPr>
                <w:rFonts w:ascii="Times New Roman" w:hAnsi="Times New Roman" w:cs="Times New Roman"/>
                <w:i/>
                <w:iCs/>
              </w:rPr>
              <w:t>t</w:t>
            </w:r>
            <w:r>
              <w:rPr>
                <w:rFonts w:ascii="Times New Roman" w:hAnsi="Times New Roman" w:cs="Times New Roman"/>
              </w:rPr>
              <w:t>-test)</w:t>
            </w:r>
          </w:p>
        </w:tc>
        <w:tc>
          <w:tcPr>
            <w:tcW w:w="1463" w:type="dxa"/>
            <w:noWrap/>
            <w:hideMark/>
          </w:tcPr>
          <w:p w14:paraId="3BD1122A"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w:t>
            </w:r>
          </w:p>
        </w:tc>
        <w:tc>
          <w:tcPr>
            <w:tcW w:w="1068" w:type="dxa"/>
            <w:noWrap/>
            <w:hideMark/>
          </w:tcPr>
          <w:p w14:paraId="5EB2971E"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1.883</w:t>
            </w:r>
          </w:p>
        </w:tc>
        <w:tc>
          <w:tcPr>
            <w:tcW w:w="905" w:type="dxa"/>
            <w:noWrap/>
            <w:hideMark/>
          </w:tcPr>
          <w:p w14:paraId="045C4D24"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0.296</w:t>
            </w:r>
          </w:p>
        </w:tc>
        <w:tc>
          <w:tcPr>
            <w:tcW w:w="1023" w:type="dxa"/>
            <w:noWrap/>
            <w:hideMark/>
          </w:tcPr>
          <w:p w14:paraId="64081F7D"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-0.023</w:t>
            </w:r>
          </w:p>
        </w:tc>
        <w:tc>
          <w:tcPr>
            <w:tcW w:w="1084" w:type="dxa"/>
            <w:noWrap/>
            <w:hideMark/>
          </w:tcPr>
          <w:p w14:paraId="26ACEE34"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1.138</w:t>
            </w:r>
          </w:p>
        </w:tc>
        <w:tc>
          <w:tcPr>
            <w:tcW w:w="1084" w:type="dxa"/>
            <w:noWrap/>
            <w:hideMark/>
          </w:tcPr>
          <w:p w14:paraId="533B1B07" w14:textId="77777777" w:rsidR="001D6354" w:rsidRPr="002E0BF9" w:rsidRDefault="001D6354" w:rsidP="00EF50A9">
            <w:pPr>
              <w:rPr>
                <w:rFonts w:ascii="Times New Roman" w:hAnsi="Times New Roman" w:cs="Times New Roman"/>
                <w:b/>
                <w:bCs/>
              </w:rPr>
            </w:pPr>
            <w:r w:rsidRPr="002E0BF9">
              <w:rPr>
                <w:rFonts w:ascii="Times New Roman" w:hAnsi="Times New Roman" w:cs="Times New Roman"/>
                <w:color w:val="000000"/>
              </w:rPr>
              <w:t>0.062</w:t>
            </w:r>
          </w:p>
        </w:tc>
      </w:tr>
    </w:tbl>
    <w:p w14:paraId="6A6150C8" w14:textId="533DF0DF" w:rsidR="001D6354" w:rsidRDefault="001D6354" w:rsidP="001D6354"/>
    <w:p w14:paraId="0A4E869D" w14:textId="1CB15877" w:rsidR="001D6354" w:rsidRDefault="001D6354" w:rsidP="001D6354">
      <w:r w:rsidRPr="001D6354">
        <w:t>Caption: The mean difference between the pre- and post- intervention outcomes was 0.556 (pre- minus post-), suggesting average decline in outcomes following the intervention. Using the Bayesian estimator of correlation, we would infer a 95% CI of (0.118, 0.997) and conclude a significant change following intervention. With Student’s t-test, i.e., assuming no correlation, we would infer a 95% CI of (-0.023, 2.238) and conclude no significant change.</w:t>
      </w:r>
    </w:p>
    <w:p w14:paraId="5A9B9922" w14:textId="77777777" w:rsidR="001D6354" w:rsidRDefault="001D6354">
      <w:pPr>
        <w:spacing w:line="240" w:lineRule="auto"/>
      </w:pPr>
      <w:r>
        <w:br w:type="page"/>
      </w:r>
    </w:p>
    <w:p w14:paraId="2ABFD73F" w14:textId="3863111E" w:rsidR="001D6354" w:rsidRDefault="001D6354" w:rsidP="001D6354">
      <w:r w:rsidRPr="001D6354">
        <w:lastRenderedPageBreak/>
        <w:t>Table 2: Results of tests for equality of means in the Control Group.</w:t>
      </w:r>
    </w:p>
    <w:tbl>
      <w:tblPr>
        <w:tblStyle w:val="TableGrid"/>
        <w:tblW w:w="0" w:type="auto"/>
        <w:tblLook w:val="04A0" w:firstRow="1" w:lastRow="0" w:firstColumn="1" w:lastColumn="0" w:noHBand="0" w:noVBand="1"/>
      </w:tblPr>
      <w:tblGrid>
        <w:gridCol w:w="1862"/>
        <w:gridCol w:w="1463"/>
        <w:gridCol w:w="1068"/>
        <w:gridCol w:w="905"/>
        <w:gridCol w:w="1023"/>
        <w:gridCol w:w="1084"/>
        <w:gridCol w:w="1084"/>
      </w:tblGrid>
      <w:tr w:rsidR="001D6354" w:rsidRPr="002A1564" w14:paraId="0B7DFC49" w14:textId="77777777" w:rsidTr="001D6354">
        <w:trPr>
          <w:trHeight w:val="320"/>
        </w:trPr>
        <w:tc>
          <w:tcPr>
            <w:tcW w:w="1862" w:type="dxa"/>
            <w:shd w:val="clear" w:color="auto" w:fill="EEECE1" w:themeFill="background2"/>
            <w:noWrap/>
            <w:hideMark/>
          </w:tcPr>
          <w:p w14:paraId="2B452D13"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Method</w:t>
            </w:r>
          </w:p>
        </w:tc>
        <w:tc>
          <w:tcPr>
            <w:tcW w:w="1463" w:type="dxa"/>
            <w:shd w:val="clear" w:color="auto" w:fill="EEECE1" w:themeFill="background2"/>
            <w:noWrap/>
            <w:hideMark/>
          </w:tcPr>
          <w:p w14:paraId="17DF0108"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Correlation</w:t>
            </w:r>
          </w:p>
        </w:tc>
        <w:tc>
          <w:tcPr>
            <w:tcW w:w="1068" w:type="dxa"/>
            <w:shd w:val="clear" w:color="auto" w:fill="EEECE1" w:themeFill="background2"/>
            <w:noWrap/>
            <w:hideMark/>
          </w:tcPr>
          <w:p w14:paraId="61373C30"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T Statistic</w:t>
            </w:r>
          </w:p>
        </w:tc>
        <w:tc>
          <w:tcPr>
            <w:tcW w:w="905" w:type="dxa"/>
            <w:shd w:val="clear" w:color="auto" w:fill="EEECE1" w:themeFill="background2"/>
            <w:noWrap/>
            <w:hideMark/>
          </w:tcPr>
          <w:p w14:paraId="1F0CE4B1"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Std. Error</w:t>
            </w:r>
          </w:p>
        </w:tc>
        <w:tc>
          <w:tcPr>
            <w:tcW w:w="2107" w:type="dxa"/>
            <w:gridSpan w:val="2"/>
            <w:shd w:val="clear" w:color="auto" w:fill="EEECE1" w:themeFill="background2"/>
            <w:noWrap/>
            <w:hideMark/>
          </w:tcPr>
          <w:p w14:paraId="4CAE1951" w14:textId="77777777" w:rsidR="001D6354" w:rsidRPr="002A1564" w:rsidRDefault="001D6354" w:rsidP="00EF50A9">
            <w:pPr>
              <w:jc w:val="center"/>
              <w:rPr>
                <w:rFonts w:ascii="Times New Roman" w:hAnsi="Times New Roman" w:cs="Times New Roman"/>
                <w:b/>
                <w:bCs/>
              </w:rPr>
            </w:pPr>
            <w:r w:rsidRPr="002A1564">
              <w:rPr>
                <w:rFonts w:ascii="Times New Roman" w:hAnsi="Times New Roman" w:cs="Times New Roman"/>
                <w:b/>
                <w:bCs/>
              </w:rPr>
              <w:t>95% CI</w:t>
            </w:r>
          </w:p>
        </w:tc>
        <w:tc>
          <w:tcPr>
            <w:tcW w:w="1084" w:type="dxa"/>
            <w:shd w:val="clear" w:color="auto" w:fill="EEECE1" w:themeFill="background2"/>
            <w:noWrap/>
            <w:hideMark/>
          </w:tcPr>
          <w:p w14:paraId="4E0E090C"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 xml:space="preserve">p-value </w:t>
            </w:r>
          </w:p>
        </w:tc>
      </w:tr>
      <w:tr w:rsidR="001D6354" w:rsidRPr="002A1564" w14:paraId="4810D28F" w14:textId="77777777" w:rsidTr="001D6354">
        <w:trPr>
          <w:trHeight w:val="320"/>
        </w:trPr>
        <w:tc>
          <w:tcPr>
            <w:tcW w:w="1862" w:type="dxa"/>
            <w:noWrap/>
            <w:hideMark/>
          </w:tcPr>
          <w:p w14:paraId="7B4437B6" w14:textId="77777777" w:rsidR="001D6354" w:rsidRPr="002A1564" w:rsidRDefault="001D6354" w:rsidP="00EF50A9">
            <w:pPr>
              <w:jc w:val="both"/>
              <w:rPr>
                <w:rFonts w:ascii="Times New Roman" w:hAnsi="Times New Roman" w:cs="Times New Roman"/>
              </w:rPr>
            </w:pPr>
            <w:r>
              <w:rPr>
                <w:rFonts w:ascii="Times New Roman" w:hAnsi="Times New Roman" w:cs="Times New Roman"/>
              </w:rPr>
              <w:t>Max. Conservative</w:t>
            </w:r>
          </w:p>
        </w:tc>
        <w:tc>
          <w:tcPr>
            <w:tcW w:w="1463" w:type="dxa"/>
            <w:noWrap/>
            <w:hideMark/>
          </w:tcPr>
          <w:p w14:paraId="031A2DFE"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-0.933</w:t>
            </w:r>
          </w:p>
        </w:tc>
        <w:tc>
          <w:tcPr>
            <w:tcW w:w="1068" w:type="dxa"/>
            <w:noWrap/>
            <w:hideMark/>
          </w:tcPr>
          <w:p w14:paraId="1E6319E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-1.674</w:t>
            </w:r>
          </w:p>
        </w:tc>
        <w:tc>
          <w:tcPr>
            <w:tcW w:w="905" w:type="dxa"/>
            <w:noWrap/>
            <w:hideMark/>
          </w:tcPr>
          <w:p w14:paraId="5AE5885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0.320</w:t>
            </w:r>
          </w:p>
        </w:tc>
        <w:tc>
          <w:tcPr>
            <w:tcW w:w="1023" w:type="dxa"/>
            <w:noWrap/>
            <w:hideMark/>
          </w:tcPr>
          <w:p w14:paraId="32AC3EC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-1.164</w:t>
            </w:r>
          </w:p>
        </w:tc>
        <w:tc>
          <w:tcPr>
            <w:tcW w:w="1084" w:type="dxa"/>
            <w:noWrap/>
            <w:hideMark/>
          </w:tcPr>
          <w:p w14:paraId="14F15BF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0.091</w:t>
            </w:r>
          </w:p>
        </w:tc>
        <w:tc>
          <w:tcPr>
            <w:tcW w:w="1084" w:type="dxa"/>
            <w:noWrap/>
            <w:hideMark/>
          </w:tcPr>
          <w:p w14:paraId="0A610BD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0.097</w:t>
            </w:r>
          </w:p>
        </w:tc>
      </w:tr>
      <w:tr w:rsidR="001D6354" w:rsidRPr="002A1564" w14:paraId="6A432235" w14:textId="77777777" w:rsidTr="001D6354">
        <w:trPr>
          <w:trHeight w:val="320"/>
        </w:trPr>
        <w:tc>
          <w:tcPr>
            <w:tcW w:w="1862" w:type="dxa"/>
            <w:noWrap/>
            <w:hideMark/>
          </w:tcPr>
          <w:p w14:paraId="486A976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Pearson</w:t>
            </w:r>
          </w:p>
        </w:tc>
        <w:tc>
          <w:tcPr>
            <w:tcW w:w="1463" w:type="dxa"/>
            <w:noWrap/>
            <w:hideMark/>
          </w:tcPr>
          <w:p w14:paraId="3C3F5A5B"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0.059</w:t>
            </w:r>
          </w:p>
        </w:tc>
        <w:tc>
          <w:tcPr>
            <w:tcW w:w="1068" w:type="dxa"/>
            <w:noWrap/>
            <w:hideMark/>
          </w:tcPr>
          <w:p w14:paraId="657A2C4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-2.400</w:t>
            </w:r>
          </w:p>
        </w:tc>
        <w:tc>
          <w:tcPr>
            <w:tcW w:w="905" w:type="dxa"/>
            <w:noWrap/>
            <w:hideMark/>
          </w:tcPr>
          <w:p w14:paraId="1B0163C1"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0.223</w:t>
            </w:r>
          </w:p>
        </w:tc>
        <w:tc>
          <w:tcPr>
            <w:tcW w:w="1023" w:type="dxa"/>
            <w:noWrap/>
            <w:hideMark/>
          </w:tcPr>
          <w:p w14:paraId="1F5CB34A"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-0.974</w:t>
            </w:r>
          </w:p>
        </w:tc>
        <w:tc>
          <w:tcPr>
            <w:tcW w:w="1084" w:type="dxa"/>
            <w:noWrap/>
            <w:hideMark/>
          </w:tcPr>
          <w:p w14:paraId="4256DEFF"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-0.098</w:t>
            </w:r>
          </w:p>
        </w:tc>
        <w:tc>
          <w:tcPr>
            <w:tcW w:w="1084" w:type="dxa"/>
            <w:noWrap/>
            <w:hideMark/>
          </w:tcPr>
          <w:p w14:paraId="19B5B08F"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0.018</w:t>
            </w:r>
          </w:p>
        </w:tc>
      </w:tr>
      <w:tr w:rsidR="001D6354" w:rsidRPr="002A1564" w14:paraId="6C1AC4B0" w14:textId="77777777" w:rsidTr="001D6354">
        <w:trPr>
          <w:trHeight w:val="320"/>
        </w:trPr>
        <w:tc>
          <w:tcPr>
            <w:tcW w:w="1862" w:type="dxa"/>
            <w:noWrap/>
            <w:hideMark/>
          </w:tcPr>
          <w:p w14:paraId="2C84374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20th</w:t>
            </w:r>
            <w:r>
              <w:rPr>
                <w:rFonts w:ascii="Times New Roman" w:hAnsi="Times New Roman" w:cs="Times New Roman"/>
              </w:rPr>
              <w:t xml:space="preserve"> Q</w:t>
            </w:r>
            <w:r w:rsidRPr="002A1564">
              <w:rPr>
                <w:rFonts w:ascii="Times New Roman" w:hAnsi="Times New Roman" w:cs="Times New Roman"/>
              </w:rPr>
              <w:t>uantile</w:t>
            </w:r>
          </w:p>
        </w:tc>
        <w:tc>
          <w:tcPr>
            <w:tcW w:w="1463" w:type="dxa"/>
            <w:noWrap/>
            <w:hideMark/>
          </w:tcPr>
          <w:p w14:paraId="674A5BF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-0.253</w:t>
            </w:r>
          </w:p>
        </w:tc>
        <w:tc>
          <w:tcPr>
            <w:tcW w:w="1068" w:type="dxa"/>
            <w:noWrap/>
            <w:hideMark/>
          </w:tcPr>
          <w:p w14:paraId="2AB6E82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-2.079</w:t>
            </w:r>
          </w:p>
        </w:tc>
        <w:tc>
          <w:tcPr>
            <w:tcW w:w="905" w:type="dxa"/>
            <w:noWrap/>
            <w:hideMark/>
          </w:tcPr>
          <w:p w14:paraId="45F4D65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0.258</w:t>
            </w:r>
          </w:p>
        </w:tc>
        <w:tc>
          <w:tcPr>
            <w:tcW w:w="1023" w:type="dxa"/>
            <w:noWrap/>
            <w:hideMark/>
          </w:tcPr>
          <w:p w14:paraId="5CCFADF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-1.042</w:t>
            </w:r>
          </w:p>
        </w:tc>
        <w:tc>
          <w:tcPr>
            <w:tcW w:w="1084" w:type="dxa"/>
            <w:noWrap/>
            <w:hideMark/>
          </w:tcPr>
          <w:p w14:paraId="26516E7E"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-0.031</w:t>
            </w:r>
          </w:p>
        </w:tc>
        <w:tc>
          <w:tcPr>
            <w:tcW w:w="1084" w:type="dxa"/>
            <w:noWrap/>
            <w:hideMark/>
          </w:tcPr>
          <w:p w14:paraId="1D088D20"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0.040</w:t>
            </w:r>
          </w:p>
        </w:tc>
      </w:tr>
      <w:tr w:rsidR="001D6354" w:rsidRPr="002A1564" w14:paraId="13A51B53" w14:textId="77777777" w:rsidTr="001D6354">
        <w:trPr>
          <w:trHeight w:val="320"/>
        </w:trPr>
        <w:tc>
          <w:tcPr>
            <w:tcW w:w="1862" w:type="dxa"/>
            <w:noWrap/>
            <w:hideMark/>
          </w:tcPr>
          <w:p w14:paraId="59F87964"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Bayes</w:t>
            </w:r>
            <w:r>
              <w:rPr>
                <w:rFonts w:ascii="Times New Roman" w:hAnsi="Times New Roman" w:cs="Times New Roman"/>
              </w:rPr>
              <w:t>ian</w:t>
            </w:r>
          </w:p>
        </w:tc>
        <w:tc>
          <w:tcPr>
            <w:tcW w:w="1463" w:type="dxa"/>
            <w:noWrap/>
            <w:hideMark/>
          </w:tcPr>
          <w:p w14:paraId="2C55C91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0.058</w:t>
            </w:r>
          </w:p>
        </w:tc>
        <w:tc>
          <w:tcPr>
            <w:tcW w:w="1068" w:type="dxa"/>
            <w:noWrap/>
            <w:hideMark/>
          </w:tcPr>
          <w:p w14:paraId="720F85E9"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-2.399</w:t>
            </w:r>
          </w:p>
        </w:tc>
        <w:tc>
          <w:tcPr>
            <w:tcW w:w="905" w:type="dxa"/>
            <w:noWrap/>
            <w:hideMark/>
          </w:tcPr>
          <w:p w14:paraId="58913BB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0.224</w:t>
            </w:r>
          </w:p>
        </w:tc>
        <w:tc>
          <w:tcPr>
            <w:tcW w:w="1023" w:type="dxa"/>
            <w:noWrap/>
            <w:hideMark/>
          </w:tcPr>
          <w:p w14:paraId="56AC05D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-0.974</w:t>
            </w:r>
          </w:p>
        </w:tc>
        <w:tc>
          <w:tcPr>
            <w:tcW w:w="1084" w:type="dxa"/>
            <w:noWrap/>
            <w:hideMark/>
          </w:tcPr>
          <w:p w14:paraId="2068CB5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-0.098</w:t>
            </w:r>
          </w:p>
        </w:tc>
        <w:tc>
          <w:tcPr>
            <w:tcW w:w="1084" w:type="dxa"/>
            <w:noWrap/>
            <w:hideMark/>
          </w:tcPr>
          <w:p w14:paraId="6F4DB852"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0.018</w:t>
            </w:r>
          </w:p>
        </w:tc>
      </w:tr>
      <w:tr w:rsidR="001D6354" w:rsidRPr="002A1564" w14:paraId="4EB4EB01" w14:textId="77777777" w:rsidTr="001D6354">
        <w:trPr>
          <w:trHeight w:val="320"/>
        </w:trPr>
        <w:tc>
          <w:tcPr>
            <w:tcW w:w="1862" w:type="dxa"/>
            <w:noWrap/>
            <w:hideMark/>
          </w:tcPr>
          <w:p w14:paraId="40160A9B"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EM</w:t>
            </w:r>
            <w:r>
              <w:rPr>
                <w:rFonts w:ascii="Times New Roman" w:hAnsi="Times New Roman" w:cs="Times New Roman"/>
              </w:rPr>
              <w:t xml:space="preserve"> Algorithm</w:t>
            </w:r>
          </w:p>
        </w:tc>
        <w:tc>
          <w:tcPr>
            <w:tcW w:w="1463" w:type="dxa"/>
            <w:noWrap/>
            <w:hideMark/>
          </w:tcPr>
          <w:p w14:paraId="28A1B2C7" w14:textId="77777777" w:rsidR="001D6354" w:rsidRPr="002A1564" w:rsidRDefault="001D6354" w:rsidP="00EF50A9">
            <w:pPr>
              <w:jc w:val="both"/>
              <w:rPr>
                <w:rFonts w:ascii="Times New Roman" w:hAnsi="Times New Roman" w:cs="Times New Roman"/>
              </w:rPr>
            </w:pPr>
          </w:p>
        </w:tc>
        <w:tc>
          <w:tcPr>
            <w:tcW w:w="1068" w:type="dxa"/>
            <w:noWrap/>
            <w:hideMark/>
          </w:tcPr>
          <w:p w14:paraId="5E54474B" w14:textId="77777777" w:rsidR="001D6354" w:rsidRPr="002A1564" w:rsidRDefault="001D6354" w:rsidP="00EF50A9">
            <w:pPr>
              <w:jc w:val="both"/>
              <w:rPr>
                <w:rFonts w:ascii="Times New Roman" w:hAnsi="Times New Roman" w:cs="Times New Roman"/>
              </w:rPr>
            </w:pPr>
          </w:p>
        </w:tc>
        <w:tc>
          <w:tcPr>
            <w:tcW w:w="905" w:type="dxa"/>
            <w:noWrap/>
            <w:hideMark/>
          </w:tcPr>
          <w:p w14:paraId="624001A1" w14:textId="77777777" w:rsidR="001D6354" w:rsidRPr="002A1564" w:rsidRDefault="001D6354" w:rsidP="00EF50A9">
            <w:pPr>
              <w:jc w:val="both"/>
              <w:rPr>
                <w:rFonts w:ascii="Times New Roman" w:hAnsi="Times New Roman" w:cs="Times New Roman"/>
              </w:rPr>
            </w:pPr>
          </w:p>
        </w:tc>
        <w:tc>
          <w:tcPr>
            <w:tcW w:w="1023" w:type="dxa"/>
            <w:noWrap/>
            <w:hideMark/>
          </w:tcPr>
          <w:p w14:paraId="4C8B6138" w14:textId="77777777" w:rsidR="001D6354" w:rsidRPr="002A1564" w:rsidRDefault="001D6354" w:rsidP="00EF50A9">
            <w:pPr>
              <w:jc w:val="both"/>
              <w:rPr>
                <w:rFonts w:ascii="Times New Roman" w:hAnsi="Times New Roman" w:cs="Times New Roman"/>
              </w:rPr>
            </w:pPr>
          </w:p>
        </w:tc>
        <w:tc>
          <w:tcPr>
            <w:tcW w:w="1084" w:type="dxa"/>
            <w:noWrap/>
            <w:hideMark/>
          </w:tcPr>
          <w:p w14:paraId="1A1D721E" w14:textId="77777777" w:rsidR="001D6354" w:rsidRPr="002A1564" w:rsidRDefault="001D6354" w:rsidP="00EF50A9">
            <w:pPr>
              <w:jc w:val="both"/>
              <w:rPr>
                <w:rFonts w:ascii="Times New Roman" w:hAnsi="Times New Roman" w:cs="Times New Roman"/>
              </w:rPr>
            </w:pPr>
          </w:p>
        </w:tc>
        <w:tc>
          <w:tcPr>
            <w:tcW w:w="1084" w:type="dxa"/>
            <w:noWrap/>
            <w:hideMark/>
          </w:tcPr>
          <w:p w14:paraId="76AFBB64" w14:textId="77777777" w:rsidR="001D6354" w:rsidRPr="002A1564" w:rsidRDefault="001D6354" w:rsidP="00EF50A9">
            <w:pPr>
              <w:jc w:val="both"/>
              <w:rPr>
                <w:rFonts w:ascii="Times New Roman" w:hAnsi="Times New Roman" w:cs="Times New Roman"/>
                <w:b/>
                <w:bCs/>
              </w:rPr>
            </w:pPr>
          </w:p>
        </w:tc>
      </w:tr>
      <w:tr w:rsidR="001D6354" w:rsidRPr="002A1564" w14:paraId="3291C643" w14:textId="77777777" w:rsidTr="001D6354">
        <w:trPr>
          <w:trHeight w:val="320"/>
        </w:trPr>
        <w:tc>
          <w:tcPr>
            <w:tcW w:w="1862" w:type="dxa"/>
            <w:noWrap/>
            <w:hideMark/>
          </w:tcPr>
          <w:p w14:paraId="0DA872F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Independen</w:t>
            </w:r>
            <w:r>
              <w:rPr>
                <w:rFonts w:ascii="Times New Roman" w:hAnsi="Times New Roman" w:cs="Times New Roman"/>
              </w:rPr>
              <w:t xml:space="preserve">ce (Student’s </w:t>
            </w:r>
            <w:r>
              <w:rPr>
                <w:rFonts w:ascii="Times New Roman" w:hAnsi="Times New Roman" w:cs="Times New Roman"/>
                <w:i/>
                <w:iCs/>
              </w:rPr>
              <w:t>t</w:t>
            </w:r>
            <w:r>
              <w:rPr>
                <w:rFonts w:ascii="Times New Roman" w:hAnsi="Times New Roman" w:cs="Times New Roman"/>
              </w:rPr>
              <w:t>-test)</w:t>
            </w:r>
          </w:p>
        </w:tc>
        <w:tc>
          <w:tcPr>
            <w:tcW w:w="1463" w:type="dxa"/>
            <w:noWrap/>
            <w:hideMark/>
          </w:tcPr>
          <w:p w14:paraId="124FFD6C"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w:t>
            </w:r>
          </w:p>
        </w:tc>
        <w:tc>
          <w:tcPr>
            <w:tcW w:w="1068" w:type="dxa"/>
            <w:noWrap/>
            <w:hideMark/>
          </w:tcPr>
          <w:p w14:paraId="21B9E3D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-2.328</w:t>
            </w:r>
          </w:p>
        </w:tc>
        <w:tc>
          <w:tcPr>
            <w:tcW w:w="905" w:type="dxa"/>
            <w:noWrap/>
            <w:hideMark/>
          </w:tcPr>
          <w:p w14:paraId="73666D2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0.230</w:t>
            </w:r>
          </w:p>
        </w:tc>
        <w:tc>
          <w:tcPr>
            <w:tcW w:w="1023" w:type="dxa"/>
            <w:noWrap/>
            <w:hideMark/>
          </w:tcPr>
          <w:p w14:paraId="3B760D91"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-0.988</w:t>
            </w:r>
          </w:p>
        </w:tc>
        <w:tc>
          <w:tcPr>
            <w:tcW w:w="1084" w:type="dxa"/>
            <w:noWrap/>
            <w:hideMark/>
          </w:tcPr>
          <w:p w14:paraId="3AF3478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-0.085</w:t>
            </w:r>
          </w:p>
        </w:tc>
        <w:tc>
          <w:tcPr>
            <w:tcW w:w="1084" w:type="dxa"/>
            <w:noWrap/>
            <w:hideMark/>
          </w:tcPr>
          <w:p w14:paraId="220B9CF9"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0.022</w:t>
            </w:r>
          </w:p>
        </w:tc>
      </w:tr>
    </w:tbl>
    <w:p w14:paraId="4B948FED" w14:textId="5D9EEE2A" w:rsidR="001D6354" w:rsidRDefault="001D6354" w:rsidP="001D6354"/>
    <w:p w14:paraId="35239674" w14:textId="28577AEE" w:rsidR="001D6354" w:rsidRDefault="001D6354" w:rsidP="001D6354">
      <w:r w:rsidRPr="001D6354">
        <w:t>Caption: The mean difference between the pre- and post- intervention outcomes was -0.536 (pre- minus post-), suggesting average improvement in outcomes following the intervention. Using the Bayesian estimator of correlation, we would infer a 95% CI of (-0.974, -0.098) and conclude a significant change following intervention. With Student’s t-test, i.e., assuming no correlation, we would infer a 95% CI of (-0.988, -0.085) and reach the same conclusion.</w:t>
      </w:r>
    </w:p>
    <w:p w14:paraId="3F13B76E" w14:textId="77777777" w:rsidR="001D6354" w:rsidRDefault="001D6354">
      <w:pPr>
        <w:spacing w:line="240" w:lineRule="auto"/>
      </w:pPr>
      <w:r>
        <w:br w:type="page"/>
      </w:r>
    </w:p>
    <w:p w14:paraId="26A7EB77" w14:textId="77777777" w:rsidR="001D6354" w:rsidRDefault="001D6354" w:rsidP="001D6354">
      <w:commentRangeStart w:id="86"/>
      <w:r>
        <w:lastRenderedPageBreak/>
        <w:t>Appendix</w:t>
      </w:r>
      <w:commentRangeEnd w:id="86"/>
      <w:r w:rsidR="00AB31CD">
        <w:rPr>
          <w:rStyle w:val="CommentReference"/>
        </w:rPr>
        <w:commentReference w:id="86"/>
      </w:r>
    </w:p>
    <w:p w14:paraId="1300F2F3" w14:textId="77777777" w:rsidR="001D6354" w:rsidRDefault="001D6354" w:rsidP="001D6354">
      <w:r>
        <w:t>A1. Description of EM algorithm implementation</w:t>
      </w:r>
    </w:p>
    <w:p w14:paraId="26750907" w14:textId="77777777" w:rsidR="001D6354" w:rsidRDefault="001D6354" w:rsidP="001D6354">
      <w:r>
        <w:t xml:space="preserve">A2. Figure showing effective correlation versus true correlation, for ordinal </w:t>
      </w:r>
      <w:proofErr w:type="gramStart"/>
      <w:r>
        <w:t>datasets</w:t>
      </w:r>
      <w:proofErr w:type="gramEnd"/>
    </w:p>
    <w:p w14:paraId="72E82695" w14:textId="77777777" w:rsidR="001D6354" w:rsidRDefault="001D6354" w:rsidP="001D6354">
      <w:r>
        <w:t xml:space="preserve">A3. Figure showing histograms of simulated and actual datasets with ordinal </w:t>
      </w:r>
      <w:proofErr w:type="gramStart"/>
      <w:r>
        <w:t>outcomes</w:t>
      </w:r>
      <w:proofErr w:type="gramEnd"/>
    </w:p>
    <w:p w14:paraId="4F1D288D" w14:textId="77777777" w:rsidR="001D6354" w:rsidRDefault="001D6354" w:rsidP="001D6354">
      <w:r>
        <w:t xml:space="preserve">A4. Explanation on how proposed estimators were modified for the application </w:t>
      </w:r>
      <w:proofErr w:type="gramStart"/>
      <w:r>
        <w:t>datasets</w:t>
      </w:r>
      <w:proofErr w:type="gramEnd"/>
    </w:p>
    <w:p w14:paraId="110FDB29" w14:textId="2CA97DF8" w:rsidR="001D6354" w:rsidRPr="00A84716" w:rsidRDefault="001D6354" w:rsidP="001D6354">
      <w:r>
        <w:t xml:space="preserve">A5. Additional figures presenting results of the simulation </w:t>
      </w:r>
      <w:proofErr w:type="gramStart"/>
      <w:r>
        <w:t>study</w:t>
      </w:r>
      <w:proofErr w:type="gramEnd"/>
    </w:p>
    <w:sectPr w:rsidR="001D6354" w:rsidRPr="00A84716" w:rsidSect="00074B81">
      <w:headerReference w:type="even" r:id="rId24"/>
      <w:headerReference w:type="default" r:id="rId25"/>
      <w:footerReference w:type="even" r:id="rId26"/>
      <w:footerReference w:type="default" r:id="rId27"/>
      <w:headerReference w:type="first" r:id="rId28"/>
      <w:footerReference w:type="first" r:id="rId29"/>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omponio, Raymond" w:date="2023-03-10T09:07:00Z" w:initials="PR">
    <w:p w14:paraId="26BBAFA8" w14:textId="77777777" w:rsidR="00532C90" w:rsidRDefault="00532C90" w:rsidP="009D1DFB">
      <w:r>
        <w:rPr>
          <w:rStyle w:val="CommentReference"/>
        </w:rPr>
        <w:annotationRef/>
      </w:r>
      <w:r>
        <w:rPr>
          <w:sz w:val="20"/>
          <w:szCs w:val="20"/>
        </w:rPr>
        <w:t>I am using the template for the Journal of Applied Statistics.</w:t>
      </w:r>
    </w:p>
  </w:comment>
  <w:comment w:id="1" w:author="Peterson, Ryan" w:date="2023-03-01T10:49:00Z" w:initials="PR">
    <w:p w14:paraId="1F65D004" w14:textId="1770AD1E" w:rsidR="00A50554" w:rsidRDefault="00A50554" w:rsidP="0098594A">
      <w:r>
        <w:rPr>
          <w:rStyle w:val="CommentReference"/>
        </w:rPr>
        <w:annotationRef/>
      </w:r>
      <w:r>
        <w:rPr>
          <w:sz w:val="20"/>
          <w:szCs w:val="20"/>
        </w:rPr>
        <w:t xml:space="preserve">The first line could use some work; to some this is as important as the title for gaining the reader’s attention. </w:t>
      </w:r>
    </w:p>
  </w:comment>
  <w:comment w:id="2" w:author="Peterson, Ryan" w:date="2023-03-01T10:51:00Z" w:initials="PR">
    <w:p w14:paraId="0EA2043D" w14:textId="77777777" w:rsidR="0048171A" w:rsidRDefault="0048171A" w:rsidP="000B3C35">
      <w:r>
        <w:rPr>
          <w:rStyle w:val="CommentReference"/>
        </w:rPr>
        <w:annotationRef/>
      </w:r>
      <w:r>
        <w:rPr>
          <w:sz w:val="20"/>
          <w:szCs w:val="20"/>
        </w:rPr>
        <w:t>Maybe start with a story? Or use-case?</w:t>
      </w:r>
    </w:p>
  </w:comment>
  <w:comment w:id="3" w:author="Pomponio, Raymond" w:date="2023-03-10T09:14:00Z" w:initials="PR">
    <w:p w14:paraId="5C6F0299" w14:textId="77777777" w:rsidR="0011296E" w:rsidRDefault="0011296E" w:rsidP="000B1FFC">
      <w:r>
        <w:rPr>
          <w:rStyle w:val="CommentReference"/>
        </w:rPr>
        <w:annotationRef/>
      </w:r>
      <w:r>
        <w:rPr>
          <w:sz w:val="20"/>
          <w:szCs w:val="20"/>
        </w:rPr>
        <w:t>@Ryan: what is a DNI?</w:t>
      </w:r>
    </w:p>
  </w:comment>
  <w:comment w:id="4" w:author="Peterson, Ryan" w:date="2023-03-01T11:22:00Z" w:initials="PR">
    <w:p w14:paraId="1E6797E2" w14:textId="77777777" w:rsidR="009C03D5" w:rsidRDefault="009C03D5" w:rsidP="00BB17D8">
      <w:r>
        <w:rPr>
          <w:rStyle w:val="CommentReference"/>
        </w:rPr>
        <w:annotationRef/>
      </w:r>
      <w:r>
        <w:rPr>
          <w:sz w:val="20"/>
          <w:szCs w:val="20"/>
        </w:rPr>
        <w:t>It seems like Bayes’ methods could be used though?</w:t>
      </w:r>
    </w:p>
  </w:comment>
  <w:comment w:id="5" w:author="Pomponio, Raymond" w:date="2023-03-10T09:21:00Z" w:initials="PR">
    <w:p w14:paraId="0CC94A24" w14:textId="77777777" w:rsidR="009F0FBB" w:rsidRDefault="009F0FBB" w:rsidP="001D0720">
      <w:r>
        <w:rPr>
          <w:rStyle w:val="CommentReference"/>
        </w:rPr>
        <w:annotationRef/>
      </w:r>
      <w:r>
        <w:rPr>
          <w:sz w:val="20"/>
          <w:szCs w:val="20"/>
        </w:rPr>
        <w:t>The Bayes method with zero matched samples would yield the mean of the prior, which in our case is zero.</w:t>
      </w:r>
    </w:p>
  </w:comment>
  <w:comment w:id="6" w:author="Peterson, Ryan" w:date="2023-03-03T13:09:00Z" w:initials="PR">
    <w:p w14:paraId="7008816B" w14:textId="77777777" w:rsidR="00606C3B" w:rsidRDefault="00606C3B" w:rsidP="00347DA5">
      <w:r>
        <w:rPr>
          <w:rStyle w:val="CommentReference"/>
        </w:rPr>
        <w:annotationRef/>
      </w:r>
      <w:r>
        <w:rPr>
          <w:sz w:val="20"/>
          <w:szCs w:val="20"/>
        </w:rPr>
        <w:t xml:space="preserve">Is bias/MSE in Figures 2 and 3 measured by these values? Seems like they should be, but confusing given the x-axis has “true correlation” listed at -.9, -.5, etc. </w:t>
      </w:r>
    </w:p>
  </w:comment>
  <w:comment w:id="7" w:author="Pomponio, Raymond" w:date="2023-03-10T09:39:00Z" w:initials="PR">
    <w:p w14:paraId="17A72314" w14:textId="77777777" w:rsidR="00521EBB" w:rsidRDefault="00521EBB" w:rsidP="00E20332">
      <w:r>
        <w:rPr>
          <w:rStyle w:val="CommentReference"/>
        </w:rPr>
        <w:annotationRef/>
      </w:r>
      <w:r>
        <w:rPr>
          <w:sz w:val="20"/>
          <w:szCs w:val="20"/>
        </w:rPr>
        <w:t>I agree this was confusing so I updated the X-axis.</w:t>
      </w:r>
    </w:p>
  </w:comment>
  <w:comment w:id="8" w:author="Peterson, Ryan" w:date="2023-03-03T14:38:00Z" w:initials="PR">
    <w:p w14:paraId="0225F63B" w14:textId="7BA9FA6A" w:rsidR="009F05C5" w:rsidRDefault="009F05C5" w:rsidP="003D06FE">
      <w:r>
        <w:rPr>
          <w:rStyle w:val="CommentReference"/>
        </w:rPr>
        <w:annotationRef/>
      </w:r>
      <w:r>
        <w:rPr>
          <w:sz w:val="20"/>
          <w:szCs w:val="20"/>
        </w:rPr>
        <w:t xml:space="preserve">I think this is useful. But, could we also consider the following tests: </w:t>
      </w:r>
    </w:p>
    <w:p w14:paraId="0563F55A" w14:textId="77777777" w:rsidR="009F05C5" w:rsidRDefault="009F05C5" w:rsidP="003D06FE">
      <w:r>
        <w:rPr>
          <w:sz w:val="20"/>
          <w:szCs w:val="20"/>
        </w:rPr>
        <w:t>1) a 2-sample t-test for whether the change is equivalent between control/intervention</w:t>
      </w:r>
    </w:p>
    <w:p w14:paraId="023B37BA" w14:textId="77777777" w:rsidR="009F05C5" w:rsidRDefault="009F05C5" w:rsidP="003D06FE">
      <w:r>
        <w:rPr>
          <w:sz w:val="20"/>
          <w:szCs w:val="20"/>
        </w:rPr>
        <w:t>2) within-group tests using correlation estimated from all repeated measures?</w:t>
      </w:r>
    </w:p>
  </w:comment>
  <w:comment w:id="9" w:author="Peterson, Ryan" w:date="2023-03-03T13:06:00Z" w:initials="PR">
    <w:p w14:paraId="38A7C98C" w14:textId="187B88C1" w:rsidR="00F62FF2" w:rsidRDefault="00F62FF2" w:rsidP="00DD39ED">
      <w:r>
        <w:rPr>
          <w:rStyle w:val="CommentReference"/>
        </w:rPr>
        <w:annotationRef/>
      </w:r>
      <w:r>
        <w:rPr>
          <w:sz w:val="20"/>
          <w:szCs w:val="20"/>
        </w:rPr>
        <w:t>This is counter-intuitive, might need a phrase to explain why</w:t>
      </w:r>
    </w:p>
  </w:comment>
  <w:comment w:id="10" w:author="Peterson, Ryan" w:date="2023-03-03T13:46:00Z" w:initials="PR">
    <w:p w14:paraId="6677FE39" w14:textId="77777777" w:rsidR="00672F8C" w:rsidRDefault="00672F8C" w:rsidP="00F42BE6">
      <w:r>
        <w:rPr>
          <w:rStyle w:val="CommentReference"/>
        </w:rPr>
        <w:annotationRef/>
      </w:r>
      <w:r>
        <w:rPr>
          <w:sz w:val="20"/>
          <w:szCs w:val="20"/>
        </w:rPr>
        <w:t xml:space="preserve">I think we should divide by the SE for the oracle here to have a better interpretation of the figure. It looks as though relative to the “correct” (oracle) standard error, all methods besides the q20 method are underestimating SE at some correlation values. </w:t>
      </w:r>
    </w:p>
  </w:comment>
  <w:comment w:id="11" w:author="Pomponio, Raymond" w:date="2023-03-10T09:48:00Z" w:initials="PR">
    <w:p w14:paraId="4CCD6E9E" w14:textId="77777777" w:rsidR="00003FC1" w:rsidRDefault="00003FC1" w:rsidP="00A86400">
      <w:r>
        <w:rPr>
          <w:rStyle w:val="CommentReference"/>
        </w:rPr>
        <w:annotationRef/>
      </w:r>
      <w:r>
        <w:rPr>
          <w:sz w:val="20"/>
          <w:szCs w:val="20"/>
        </w:rPr>
        <w:t>I agree, I have updated that figure and the Shiny app.</w:t>
      </w:r>
    </w:p>
  </w:comment>
  <w:comment w:id="12" w:author="Peterson, Ryan" w:date="2023-03-03T13:51:00Z" w:initials="PR">
    <w:p w14:paraId="67A06457" w14:textId="1299CAF0" w:rsidR="002144D6" w:rsidRDefault="002144D6" w:rsidP="00ED5D6B">
      <w:r>
        <w:rPr>
          <w:rStyle w:val="CommentReference"/>
        </w:rPr>
        <w:annotationRef/>
      </w:r>
      <w:r>
        <w:rPr>
          <w:sz w:val="20"/>
          <w:szCs w:val="20"/>
        </w:rPr>
        <w:t xml:space="preserve">I think we should divide values by rejection rates observed in the oracle and also present Delta=0.25 as a comparison, rather than separating into Figure 5 and 6.  </w:t>
      </w:r>
    </w:p>
  </w:comment>
  <w:comment w:id="13" w:author="Pomponio, Raymond" w:date="2023-03-10T09:50:00Z" w:initials="PR">
    <w:p w14:paraId="04811A31" w14:textId="77777777" w:rsidR="00003FC1" w:rsidRDefault="00003FC1" w:rsidP="001B35A7">
      <w:r>
        <w:rPr>
          <w:rStyle w:val="CommentReference"/>
        </w:rPr>
        <w:annotationRef/>
      </w:r>
      <w:r>
        <w:rPr>
          <w:sz w:val="20"/>
          <w:szCs w:val="20"/>
        </w:rPr>
        <w:t>I don’t agree.</w:t>
      </w:r>
    </w:p>
  </w:comment>
  <w:comment w:id="14" w:author="Peterson, Ryan" w:date="2023-03-03T13:54:00Z" w:initials="PR">
    <w:p w14:paraId="387AA116" w14:textId="340F12F7" w:rsidR="00B351CF" w:rsidRDefault="000F242B" w:rsidP="006B0F00">
      <w:r>
        <w:rPr>
          <w:rStyle w:val="CommentReference"/>
        </w:rPr>
        <w:annotationRef/>
      </w:r>
      <w:r w:rsidR="00B351CF">
        <w:rPr>
          <w:sz w:val="20"/>
          <w:szCs w:val="20"/>
        </w:rPr>
        <w:t xml:space="preserve"> Something doesn’t seem right with the q20 results here for rho = 0.9. How can it have higher T1e with also larger SE and lower power?</w:t>
      </w:r>
    </w:p>
  </w:comment>
  <w:comment w:id="15" w:author="Peterson, Ryan" w:date="2023-03-03T13:57:00Z" w:initials="PR">
    <w:p w14:paraId="395D392E" w14:textId="77777777" w:rsidR="0047385F" w:rsidRDefault="0047385F" w:rsidP="0077117D">
      <w:r>
        <w:rPr>
          <w:rStyle w:val="CommentReference"/>
        </w:rPr>
        <w:annotationRef/>
      </w:r>
      <w:r>
        <w:rPr>
          <w:sz w:val="20"/>
          <w:szCs w:val="20"/>
        </w:rPr>
        <w:t xml:space="preserve">I suspect this has something to do with the large failure rate. I wonder if we could use a rule like “if the procedure failed, replace the value with the r_min? Or something like that? </w:t>
      </w:r>
    </w:p>
  </w:comment>
  <w:comment w:id="16" w:author="Pomponio, Raymond" w:date="2023-03-10T09:52:00Z" w:initials="PR">
    <w:p w14:paraId="5C0B94EE" w14:textId="77777777" w:rsidR="00003FC1" w:rsidRDefault="00003FC1" w:rsidP="00DD4401">
      <w:r>
        <w:rPr>
          <w:rStyle w:val="CommentReference"/>
        </w:rPr>
        <w:annotationRef/>
      </w:r>
      <w:r>
        <w:rPr>
          <w:sz w:val="20"/>
          <w:szCs w:val="20"/>
        </w:rPr>
        <w:t>I’m looking into this.</w:t>
      </w:r>
    </w:p>
  </w:comment>
  <w:comment w:id="17" w:author="Peterson, Ryan" w:date="2023-03-03T14:06:00Z" w:initials="PR">
    <w:p w14:paraId="1E8E3652" w14:textId="28382807" w:rsidR="00D21D2B" w:rsidRDefault="00D21D2B" w:rsidP="00A057E7">
      <w:r>
        <w:rPr>
          <w:rStyle w:val="CommentReference"/>
        </w:rPr>
        <w:annotationRef/>
      </w:r>
      <w:r>
        <w:rPr>
          <w:sz w:val="20"/>
          <w:szCs w:val="20"/>
        </w:rPr>
        <w:t xml:space="preserve">Should it be, do you think? Or should something be lost by having lost the IDs? </w:t>
      </w:r>
    </w:p>
  </w:comment>
  <w:comment w:id="18" w:author="Pomponio, Raymond" w:date="2023-03-10T09:54:00Z" w:initials="PR">
    <w:p w14:paraId="38E21636" w14:textId="77777777" w:rsidR="00003FC1" w:rsidRDefault="00003FC1" w:rsidP="00D16D6F">
      <w:r>
        <w:rPr>
          <w:rStyle w:val="CommentReference"/>
        </w:rPr>
        <w:annotationRef/>
      </w:r>
      <w:r>
        <w:rPr>
          <w:sz w:val="20"/>
          <w:szCs w:val="20"/>
        </w:rPr>
        <w:t>I think you can attain power similar to the ‘oracle’ if you are willing to accept higher Type I error rate.</w:t>
      </w:r>
    </w:p>
  </w:comment>
  <w:comment w:id="34" w:author="Peterson, Ryan" w:date="2023-03-03T14:18:00Z" w:initials="PR">
    <w:p w14:paraId="038B61E8" w14:textId="77777777" w:rsidR="00145600" w:rsidRDefault="00145600" w:rsidP="0078027B">
      <w:r>
        <w:rPr>
          <w:rStyle w:val="CommentReference"/>
        </w:rPr>
        <w:annotationRef/>
      </w:r>
      <w:r>
        <w:rPr>
          <w:sz w:val="20"/>
          <w:szCs w:val="20"/>
        </w:rPr>
        <w:t xml:space="preserve">Not sure on the wording here but I think it’s good to include something about this. </w:t>
      </w:r>
    </w:p>
  </w:comment>
  <w:comment w:id="49" w:author="Peterson, Ryan" w:date="2023-03-03T14:24:00Z" w:initials="PR">
    <w:p w14:paraId="7B25162E" w14:textId="77777777" w:rsidR="006A66B5" w:rsidRDefault="006A66B5" w:rsidP="00953614">
      <w:r>
        <w:rPr>
          <w:rStyle w:val="CommentReference"/>
        </w:rPr>
        <w:annotationRef/>
      </w:r>
      <w:r>
        <w:rPr>
          <w:sz w:val="20"/>
          <w:szCs w:val="20"/>
        </w:rPr>
        <w:t xml:space="preserve">Replace this with a sentence like I’ve added to the last paragraph? </w:t>
      </w:r>
    </w:p>
  </w:comment>
  <w:comment w:id="51" w:author="Peterson, Ryan" w:date="2023-03-03T15:46:00Z" w:initials="PR">
    <w:p w14:paraId="5C478C4C" w14:textId="77777777" w:rsidR="00533543" w:rsidRDefault="00533543" w:rsidP="004B6636">
      <w:r>
        <w:rPr>
          <w:rStyle w:val="CommentReference"/>
        </w:rPr>
        <w:annotationRef/>
      </w:r>
      <w:r>
        <w:rPr>
          <w:sz w:val="20"/>
          <w:szCs w:val="20"/>
        </w:rPr>
        <w:t xml:space="preserve">Should we also consider the LMM approach, where unmatched are assumed independent but matched are assumed to have a specific correlation? </w:t>
      </w:r>
    </w:p>
  </w:comment>
  <w:comment w:id="52" w:author="Peterson, Ryan" w:date="2023-03-03T15:47:00Z" w:initials="PR">
    <w:p w14:paraId="1E846CCD" w14:textId="77777777" w:rsidR="00533543" w:rsidRDefault="00533543" w:rsidP="00B82850">
      <w:r>
        <w:rPr>
          <w:rStyle w:val="CommentReference"/>
        </w:rPr>
        <w:annotationRef/>
      </w:r>
      <w:r>
        <w:rPr>
          <w:sz w:val="20"/>
          <w:szCs w:val="20"/>
        </w:rPr>
        <w:t xml:space="preserve">I recognize this is a lot of work so don’t think it’s necessary prior to defense, just a thought I had for the manuscript. </w:t>
      </w:r>
    </w:p>
  </w:comment>
  <w:comment w:id="53" w:author="Peterson, Ryan" w:date="2023-03-03T15:50:00Z" w:initials="PR">
    <w:p w14:paraId="564A7591" w14:textId="77777777" w:rsidR="002671B8" w:rsidRDefault="00041955" w:rsidP="008D4D93">
      <w:r>
        <w:rPr>
          <w:rStyle w:val="CommentReference"/>
        </w:rPr>
        <w:annotationRef/>
      </w:r>
      <w:r w:rsidR="002671B8">
        <w:rPr>
          <w:sz w:val="20"/>
          <w:szCs w:val="20"/>
        </w:rPr>
        <w:t>Again, I’m not fully certain I agree with the as-written, but edited according to my interpretation. We can discuss.</w:t>
      </w:r>
    </w:p>
  </w:comment>
  <w:comment w:id="54" w:author="Peterson, Ryan" w:date="2023-03-03T15:56:00Z" w:initials="PR">
    <w:p w14:paraId="7AB2A51C" w14:textId="77777777" w:rsidR="004777F9" w:rsidRDefault="004777F9" w:rsidP="00872B3D">
      <w:r>
        <w:rPr>
          <w:rStyle w:val="CommentReference"/>
        </w:rPr>
        <w:annotationRef/>
      </w:r>
      <w:r>
        <w:rPr>
          <w:sz w:val="20"/>
          <w:szCs w:val="20"/>
        </w:rPr>
        <w:t>I think we need a figure to show this</w:t>
      </w:r>
    </w:p>
  </w:comment>
  <w:comment w:id="75" w:author="Peterson, Ryan" w:date="2023-03-03T15:59:00Z" w:initials="PR">
    <w:p w14:paraId="14F9B22F" w14:textId="77777777" w:rsidR="00B23C2E" w:rsidRDefault="00B23C2E" w:rsidP="00F80CEA">
      <w:r>
        <w:rPr>
          <w:rStyle w:val="CommentReference"/>
        </w:rPr>
        <w:annotationRef/>
      </w:r>
      <w:r>
        <w:rPr>
          <w:sz w:val="20"/>
          <w:szCs w:val="20"/>
        </w:rPr>
        <w:t>Not sure exactly what you mean here by ‘consistent’</w:t>
      </w:r>
    </w:p>
  </w:comment>
  <w:comment w:id="76" w:author="Peterson, Ryan" w:date="2023-03-03T16:00:00Z" w:initials="PR">
    <w:p w14:paraId="72862294" w14:textId="77777777" w:rsidR="0040092E" w:rsidRDefault="0040092E" w:rsidP="00327177">
      <w:r>
        <w:rPr>
          <w:rStyle w:val="CommentReference"/>
        </w:rPr>
        <w:annotationRef/>
      </w:r>
      <w:r>
        <w:rPr>
          <w:sz w:val="20"/>
          <w:szCs w:val="20"/>
        </w:rPr>
        <w:t>Won’t all methods do this except r_min?</w:t>
      </w:r>
    </w:p>
  </w:comment>
  <w:comment w:id="85" w:author="Pomponio, Raymond" w:date="2023-02-26T16:34:00Z" w:initials="PR">
    <w:p w14:paraId="2598E37D" w14:textId="2C5C2A82" w:rsidR="00AB31CD" w:rsidRDefault="00AB31CD" w:rsidP="00040167">
      <w:r>
        <w:rPr>
          <w:rStyle w:val="CommentReference"/>
        </w:rPr>
        <w:annotationRef/>
      </w:r>
      <w:r>
        <w:rPr>
          <w:sz w:val="20"/>
          <w:szCs w:val="20"/>
        </w:rPr>
        <w:t>See my note in “Materials and Methods: Application” for why this is incomplete.</w:t>
      </w:r>
    </w:p>
  </w:comment>
  <w:comment w:id="86" w:author="Pomponio, Raymond" w:date="2023-02-26T16:34:00Z" w:initials="PR">
    <w:p w14:paraId="2149311C" w14:textId="4363791C" w:rsidR="00AB31CD" w:rsidRDefault="00AB31CD" w:rsidP="00FE319F">
      <w:r>
        <w:rPr>
          <w:rStyle w:val="CommentReference"/>
        </w:rPr>
        <w:annotationRef/>
      </w:r>
      <w:r>
        <w:rPr>
          <w:sz w:val="20"/>
          <w:szCs w:val="20"/>
        </w:rPr>
        <w:t>Still a work in progress, I’ve yet to create figures for A2 - A5.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BAFA8" w15:done="0"/>
  <w15:commentEx w15:paraId="1F65D004" w15:done="0"/>
  <w15:commentEx w15:paraId="0EA2043D" w15:paraIdParent="1F65D004" w15:done="0"/>
  <w15:commentEx w15:paraId="5C6F0299" w15:done="0"/>
  <w15:commentEx w15:paraId="1E6797E2" w15:done="0"/>
  <w15:commentEx w15:paraId="0CC94A24" w15:paraIdParent="1E6797E2" w15:done="0"/>
  <w15:commentEx w15:paraId="7008816B" w15:done="0"/>
  <w15:commentEx w15:paraId="17A72314" w15:paraIdParent="7008816B" w15:done="0"/>
  <w15:commentEx w15:paraId="023B37BA" w15:done="0"/>
  <w15:commentEx w15:paraId="38A7C98C" w15:done="0"/>
  <w15:commentEx w15:paraId="6677FE39" w15:done="0"/>
  <w15:commentEx w15:paraId="4CCD6E9E" w15:paraIdParent="6677FE39" w15:done="0"/>
  <w15:commentEx w15:paraId="67A06457" w15:done="0"/>
  <w15:commentEx w15:paraId="04811A31" w15:paraIdParent="67A06457" w15:done="0"/>
  <w15:commentEx w15:paraId="387AA116" w15:done="0"/>
  <w15:commentEx w15:paraId="395D392E" w15:paraIdParent="387AA116" w15:done="0"/>
  <w15:commentEx w15:paraId="5C0B94EE" w15:paraIdParent="387AA116" w15:done="0"/>
  <w15:commentEx w15:paraId="1E8E3652" w15:done="0"/>
  <w15:commentEx w15:paraId="38E21636" w15:paraIdParent="1E8E3652" w15:done="0"/>
  <w15:commentEx w15:paraId="038B61E8" w15:done="0"/>
  <w15:commentEx w15:paraId="7B25162E" w15:done="0"/>
  <w15:commentEx w15:paraId="5C478C4C" w15:done="0"/>
  <w15:commentEx w15:paraId="1E846CCD" w15:paraIdParent="5C478C4C" w15:done="0"/>
  <w15:commentEx w15:paraId="564A7591" w15:done="0"/>
  <w15:commentEx w15:paraId="7AB2A51C" w15:paraIdParent="564A7591" w15:done="0"/>
  <w15:commentEx w15:paraId="14F9B22F" w15:done="0"/>
  <w15:commentEx w15:paraId="72862294" w15:done="0"/>
  <w15:commentEx w15:paraId="2598E37D" w15:done="0"/>
  <w15:commentEx w15:paraId="214931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571B4" w16cex:dateUtc="2023-03-10T16:07:00Z"/>
  <w16cex:commentExtensible w16cex:durableId="27A9AC23" w16cex:dateUtc="2023-03-01T17:49:00Z"/>
  <w16cex:commentExtensible w16cex:durableId="27A9ACC4" w16cex:dateUtc="2023-03-01T17:51:00Z"/>
  <w16cex:commentExtensible w16cex:durableId="27B57381" w16cex:dateUtc="2023-03-10T16:14:00Z"/>
  <w16cex:commentExtensible w16cex:durableId="27A9B3DA" w16cex:dateUtc="2023-03-01T18:22:00Z"/>
  <w16cex:commentExtensible w16cex:durableId="27B574FD" w16cex:dateUtc="2023-03-10T16:21:00Z"/>
  <w16cex:commentExtensible w16cex:durableId="27AC700F" w16cex:dateUtc="2023-03-03T20:09:00Z"/>
  <w16cex:commentExtensible w16cex:durableId="27B5795D" w16cex:dateUtc="2023-03-10T16:39:00Z"/>
  <w16cex:commentExtensible w16cex:durableId="27AC84FE" w16cex:dateUtc="2023-03-03T21:38:00Z"/>
  <w16cex:commentExtensible w16cex:durableId="27AC6F4A" w16cex:dateUtc="2023-03-03T20:06:00Z"/>
  <w16cex:commentExtensible w16cex:durableId="27AC78A8" w16cex:dateUtc="2023-03-03T20:46:00Z"/>
  <w16cex:commentExtensible w16cex:durableId="27B57B7C" w16cex:dateUtc="2023-03-10T16:48:00Z"/>
  <w16cex:commentExtensible w16cex:durableId="27AC79C8" w16cex:dateUtc="2023-03-03T20:51:00Z"/>
  <w16cex:commentExtensible w16cex:durableId="27B57BD1" w16cex:dateUtc="2023-03-10T16:50:00Z"/>
  <w16cex:commentExtensible w16cex:durableId="27AC7A7A" w16cex:dateUtc="2023-03-03T20:54:00Z"/>
  <w16cex:commentExtensible w16cex:durableId="27AC7B67" w16cex:dateUtc="2023-03-03T20:57:00Z"/>
  <w16cex:commentExtensible w16cex:durableId="27B57C72" w16cex:dateUtc="2023-03-10T16:52:00Z"/>
  <w16cex:commentExtensible w16cex:durableId="27AC7D74" w16cex:dateUtc="2023-03-03T21:06:00Z"/>
  <w16cex:commentExtensible w16cex:durableId="27B57CD2" w16cex:dateUtc="2023-03-10T16:54:00Z"/>
  <w16cex:commentExtensible w16cex:durableId="27AC8018" w16cex:dateUtc="2023-03-03T21:18:00Z"/>
  <w16cex:commentExtensible w16cex:durableId="27AC8192" w16cex:dateUtc="2023-03-03T21:24:00Z"/>
  <w16cex:commentExtensible w16cex:durableId="27AC94C5" w16cex:dateUtc="2023-03-03T22:46:00Z"/>
  <w16cex:commentExtensible w16cex:durableId="27AC9510" w16cex:dateUtc="2023-03-03T22:47:00Z"/>
  <w16cex:commentExtensible w16cex:durableId="27AC95AD" w16cex:dateUtc="2023-03-03T22:50:00Z"/>
  <w16cex:commentExtensible w16cex:durableId="27AC9717" w16cex:dateUtc="2023-03-03T22:56:00Z"/>
  <w16cex:commentExtensible w16cex:durableId="27AC97DC" w16cex:dateUtc="2023-03-03T22:59:00Z"/>
  <w16cex:commentExtensible w16cex:durableId="27AC980E" w16cex:dateUtc="2023-03-03T23:00:00Z"/>
  <w16cex:commentExtensible w16cex:durableId="27A608A1" w16cex:dateUtc="2023-02-26T23:34:00Z"/>
  <w16cex:commentExtensible w16cex:durableId="27A60888" w16cex:dateUtc="2023-02-26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BAFA8" w16cid:durableId="27B571B4"/>
  <w16cid:commentId w16cid:paraId="1F65D004" w16cid:durableId="27A9AC23"/>
  <w16cid:commentId w16cid:paraId="0EA2043D" w16cid:durableId="27A9ACC4"/>
  <w16cid:commentId w16cid:paraId="5C6F0299" w16cid:durableId="27B57381"/>
  <w16cid:commentId w16cid:paraId="1E6797E2" w16cid:durableId="27A9B3DA"/>
  <w16cid:commentId w16cid:paraId="0CC94A24" w16cid:durableId="27B574FD"/>
  <w16cid:commentId w16cid:paraId="7008816B" w16cid:durableId="27AC700F"/>
  <w16cid:commentId w16cid:paraId="17A72314" w16cid:durableId="27B5795D"/>
  <w16cid:commentId w16cid:paraId="023B37BA" w16cid:durableId="27AC84FE"/>
  <w16cid:commentId w16cid:paraId="38A7C98C" w16cid:durableId="27AC6F4A"/>
  <w16cid:commentId w16cid:paraId="6677FE39" w16cid:durableId="27AC78A8"/>
  <w16cid:commentId w16cid:paraId="4CCD6E9E" w16cid:durableId="27B57B7C"/>
  <w16cid:commentId w16cid:paraId="67A06457" w16cid:durableId="27AC79C8"/>
  <w16cid:commentId w16cid:paraId="04811A31" w16cid:durableId="27B57BD1"/>
  <w16cid:commentId w16cid:paraId="387AA116" w16cid:durableId="27AC7A7A"/>
  <w16cid:commentId w16cid:paraId="395D392E" w16cid:durableId="27AC7B67"/>
  <w16cid:commentId w16cid:paraId="5C0B94EE" w16cid:durableId="27B57C72"/>
  <w16cid:commentId w16cid:paraId="1E8E3652" w16cid:durableId="27AC7D74"/>
  <w16cid:commentId w16cid:paraId="38E21636" w16cid:durableId="27B57CD2"/>
  <w16cid:commentId w16cid:paraId="038B61E8" w16cid:durableId="27AC8018"/>
  <w16cid:commentId w16cid:paraId="7B25162E" w16cid:durableId="27AC8192"/>
  <w16cid:commentId w16cid:paraId="5C478C4C" w16cid:durableId="27AC94C5"/>
  <w16cid:commentId w16cid:paraId="1E846CCD" w16cid:durableId="27AC9510"/>
  <w16cid:commentId w16cid:paraId="564A7591" w16cid:durableId="27AC95AD"/>
  <w16cid:commentId w16cid:paraId="7AB2A51C" w16cid:durableId="27AC9717"/>
  <w16cid:commentId w16cid:paraId="14F9B22F" w16cid:durableId="27AC97DC"/>
  <w16cid:commentId w16cid:paraId="72862294" w16cid:durableId="27AC980E"/>
  <w16cid:commentId w16cid:paraId="2598E37D" w16cid:durableId="27A608A1"/>
  <w16cid:commentId w16cid:paraId="2149311C" w16cid:durableId="27A608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24539" w14:textId="77777777" w:rsidR="006C554C" w:rsidRDefault="006C554C" w:rsidP="00AF2C92">
      <w:r>
        <w:separator/>
      </w:r>
    </w:p>
  </w:endnote>
  <w:endnote w:type="continuationSeparator" w:id="0">
    <w:p w14:paraId="2FF19B2F" w14:textId="77777777" w:rsidR="006C554C" w:rsidRDefault="006C554C"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59D5" w14:textId="77777777" w:rsidR="002211DD" w:rsidRDefault="00221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68FB" w14:textId="77777777" w:rsidR="002211DD" w:rsidRDefault="00221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59C81" w14:textId="77777777" w:rsidR="002211DD" w:rsidRDefault="00221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B5E20" w14:textId="77777777" w:rsidR="006C554C" w:rsidRDefault="006C554C" w:rsidP="00AF2C92">
      <w:r>
        <w:separator/>
      </w:r>
    </w:p>
  </w:footnote>
  <w:footnote w:type="continuationSeparator" w:id="0">
    <w:p w14:paraId="7DDED3AE" w14:textId="77777777" w:rsidR="006C554C" w:rsidRDefault="006C554C" w:rsidP="00AF2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3BC69" w14:textId="77777777" w:rsidR="002211DD" w:rsidRDefault="00221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2F0DA" w14:textId="77777777" w:rsidR="002211DD" w:rsidRDefault="002211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5CB88" w14:textId="77777777" w:rsidR="002211DD" w:rsidRDefault="00221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94244382">
    <w:abstractNumId w:val="15"/>
  </w:num>
  <w:num w:numId="2" w16cid:durableId="561867437">
    <w:abstractNumId w:val="19"/>
  </w:num>
  <w:num w:numId="3" w16cid:durableId="1307126909">
    <w:abstractNumId w:val="1"/>
  </w:num>
  <w:num w:numId="4" w16cid:durableId="1847860841">
    <w:abstractNumId w:val="2"/>
  </w:num>
  <w:num w:numId="5" w16cid:durableId="321785693">
    <w:abstractNumId w:val="3"/>
  </w:num>
  <w:num w:numId="6" w16cid:durableId="1645352591">
    <w:abstractNumId w:val="4"/>
  </w:num>
  <w:num w:numId="7" w16cid:durableId="1654984499">
    <w:abstractNumId w:val="9"/>
  </w:num>
  <w:num w:numId="8" w16cid:durableId="1937403461">
    <w:abstractNumId w:val="5"/>
  </w:num>
  <w:num w:numId="9" w16cid:durableId="899052320">
    <w:abstractNumId w:val="7"/>
  </w:num>
  <w:num w:numId="10" w16cid:durableId="598875353">
    <w:abstractNumId w:val="6"/>
  </w:num>
  <w:num w:numId="11" w16cid:durableId="1295675255">
    <w:abstractNumId w:val="10"/>
  </w:num>
  <w:num w:numId="12" w16cid:durableId="1169104526">
    <w:abstractNumId w:val="8"/>
  </w:num>
  <w:num w:numId="13" w16cid:durableId="1707563277">
    <w:abstractNumId w:val="17"/>
  </w:num>
  <w:num w:numId="14" w16cid:durableId="34740160">
    <w:abstractNumId w:val="20"/>
  </w:num>
  <w:num w:numId="15" w16cid:durableId="1140075155">
    <w:abstractNumId w:val="14"/>
  </w:num>
  <w:num w:numId="16" w16cid:durableId="543979925">
    <w:abstractNumId w:val="16"/>
  </w:num>
  <w:num w:numId="17" w16cid:durableId="1683505374">
    <w:abstractNumId w:val="11"/>
  </w:num>
  <w:num w:numId="18" w16cid:durableId="1348210071">
    <w:abstractNumId w:val="0"/>
  </w:num>
  <w:num w:numId="19" w16cid:durableId="2130272083">
    <w:abstractNumId w:val="12"/>
  </w:num>
  <w:num w:numId="20" w16cid:durableId="1659571374">
    <w:abstractNumId w:val="20"/>
  </w:num>
  <w:num w:numId="21" w16cid:durableId="1072048174">
    <w:abstractNumId w:val="20"/>
  </w:num>
  <w:num w:numId="22" w16cid:durableId="386733002">
    <w:abstractNumId w:val="20"/>
  </w:num>
  <w:num w:numId="23" w16cid:durableId="1901283481">
    <w:abstractNumId w:val="20"/>
  </w:num>
  <w:num w:numId="24" w16cid:durableId="1584684104">
    <w:abstractNumId w:val="17"/>
  </w:num>
  <w:num w:numId="25" w16cid:durableId="185943647">
    <w:abstractNumId w:val="18"/>
  </w:num>
  <w:num w:numId="26" w16cid:durableId="2020347727">
    <w:abstractNumId w:val="21"/>
  </w:num>
  <w:num w:numId="27" w16cid:durableId="1380084587">
    <w:abstractNumId w:val="22"/>
  </w:num>
  <w:num w:numId="28" w16cid:durableId="114951437">
    <w:abstractNumId w:val="20"/>
  </w:num>
  <w:num w:numId="29" w16cid:durableId="1812670557">
    <w:abstractNumId w:val="13"/>
  </w:num>
  <w:num w:numId="30" w16cid:durableId="1000429336">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mponio, Raymond">
    <w15:presenceInfo w15:providerId="AD" w15:userId="S::raymond.pomponio@cuanschutz.edu::a72d4617-7aba-4bfa-a2c2-06cc38a795a0"/>
  </w15:person>
  <w15:person w15:author="Peterson, Ryan">
    <w15:presenceInfo w15:providerId="AD" w15:userId="S::ryan.a.peterson@cuanschutz.edu::cfa0423d-7394-4b51-867b-6097501ff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F99"/>
    <w:rsid w:val="00001899"/>
    <w:rsid w:val="00003FC1"/>
    <w:rsid w:val="000049AD"/>
    <w:rsid w:val="0000681B"/>
    <w:rsid w:val="000133C0"/>
    <w:rsid w:val="00014C4E"/>
    <w:rsid w:val="00017107"/>
    <w:rsid w:val="000202E2"/>
    <w:rsid w:val="00022441"/>
    <w:rsid w:val="0002261E"/>
    <w:rsid w:val="00024839"/>
    <w:rsid w:val="00026871"/>
    <w:rsid w:val="0003284E"/>
    <w:rsid w:val="00037A98"/>
    <w:rsid w:val="00041955"/>
    <w:rsid w:val="000427FB"/>
    <w:rsid w:val="0004455E"/>
    <w:rsid w:val="00047CB5"/>
    <w:rsid w:val="00051FAA"/>
    <w:rsid w:val="00054D4A"/>
    <w:rsid w:val="00056339"/>
    <w:rsid w:val="000572A9"/>
    <w:rsid w:val="00061325"/>
    <w:rsid w:val="000733AC"/>
    <w:rsid w:val="00074B81"/>
    <w:rsid w:val="00074D22"/>
    <w:rsid w:val="00075081"/>
    <w:rsid w:val="0007528A"/>
    <w:rsid w:val="000811AB"/>
    <w:rsid w:val="00083C5F"/>
    <w:rsid w:val="0009172C"/>
    <w:rsid w:val="000930EC"/>
    <w:rsid w:val="00095E61"/>
    <w:rsid w:val="000966C1"/>
    <w:rsid w:val="000970AC"/>
    <w:rsid w:val="00097A32"/>
    <w:rsid w:val="000A1167"/>
    <w:rsid w:val="000A4428"/>
    <w:rsid w:val="000A6D40"/>
    <w:rsid w:val="000A7BC3"/>
    <w:rsid w:val="000B1661"/>
    <w:rsid w:val="000B1F0B"/>
    <w:rsid w:val="000B2261"/>
    <w:rsid w:val="000B2E88"/>
    <w:rsid w:val="000B4603"/>
    <w:rsid w:val="000C09BE"/>
    <w:rsid w:val="000C1380"/>
    <w:rsid w:val="000C554F"/>
    <w:rsid w:val="000C5AE2"/>
    <w:rsid w:val="000D0DC5"/>
    <w:rsid w:val="000D15FF"/>
    <w:rsid w:val="000D28DF"/>
    <w:rsid w:val="000D488B"/>
    <w:rsid w:val="000D68DF"/>
    <w:rsid w:val="000E138D"/>
    <w:rsid w:val="000E187A"/>
    <w:rsid w:val="000E2D61"/>
    <w:rsid w:val="000E450E"/>
    <w:rsid w:val="000E6259"/>
    <w:rsid w:val="000F242B"/>
    <w:rsid w:val="000F4677"/>
    <w:rsid w:val="000F5BE0"/>
    <w:rsid w:val="00100587"/>
    <w:rsid w:val="0010284E"/>
    <w:rsid w:val="00103122"/>
    <w:rsid w:val="0010336A"/>
    <w:rsid w:val="001050F1"/>
    <w:rsid w:val="00105AEA"/>
    <w:rsid w:val="00106DAF"/>
    <w:rsid w:val="0011296E"/>
    <w:rsid w:val="00114ABE"/>
    <w:rsid w:val="00116023"/>
    <w:rsid w:val="00127CE4"/>
    <w:rsid w:val="00134A51"/>
    <w:rsid w:val="00140727"/>
    <w:rsid w:val="001445E7"/>
    <w:rsid w:val="00145600"/>
    <w:rsid w:val="00156F2C"/>
    <w:rsid w:val="00160628"/>
    <w:rsid w:val="00161344"/>
    <w:rsid w:val="00162195"/>
    <w:rsid w:val="0016322A"/>
    <w:rsid w:val="00165A21"/>
    <w:rsid w:val="001705CE"/>
    <w:rsid w:val="0017704B"/>
    <w:rsid w:val="0017714B"/>
    <w:rsid w:val="001804DF"/>
    <w:rsid w:val="00180DC6"/>
    <w:rsid w:val="00181BDC"/>
    <w:rsid w:val="00181DB0"/>
    <w:rsid w:val="001829E3"/>
    <w:rsid w:val="00183134"/>
    <w:rsid w:val="001924C0"/>
    <w:rsid w:val="0019731E"/>
    <w:rsid w:val="001A09FE"/>
    <w:rsid w:val="001A62FB"/>
    <w:rsid w:val="001A67C9"/>
    <w:rsid w:val="001A69DE"/>
    <w:rsid w:val="001A713C"/>
    <w:rsid w:val="001A75AE"/>
    <w:rsid w:val="001B1C7C"/>
    <w:rsid w:val="001B3409"/>
    <w:rsid w:val="001B398F"/>
    <w:rsid w:val="001B46C6"/>
    <w:rsid w:val="001B4B48"/>
    <w:rsid w:val="001B4D1F"/>
    <w:rsid w:val="001B7681"/>
    <w:rsid w:val="001B7CAE"/>
    <w:rsid w:val="001C0772"/>
    <w:rsid w:val="001C0D4F"/>
    <w:rsid w:val="001C1BA3"/>
    <w:rsid w:val="001C1DEC"/>
    <w:rsid w:val="001C328D"/>
    <w:rsid w:val="001C5736"/>
    <w:rsid w:val="001D6354"/>
    <w:rsid w:val="001D647F"/>
    <w:rsid w:val="001D6857"/>
    <w:rsid w:val="001E0572"/>
    <w:rsid w:val="001E0A67"/>
    <w:rsid w:val="001E1028"/>
    <w:rsid w:val="001E14E2"/>
    <w:rsid w:val="001E16B2"/>
    <w:rsid w:val="001E6302"/>
    <w:rsid w:val="001E7DCB"/>
    <w:rsid w:val="001F3411"/>
    <w:rsid w:val="001F4287"/>
    <w:rsid w:val="001F4DBA"/>
    <w:rsid w:val="00203A1E"/>
    <w:rsid w:val="0020415E"/>
    <w:rsid w:val="0020465F"/>
    <w:rsid w:val="00204FF4"/>
    <w:rsid w:val="0021056E"/>
    <w:rsid w:val="0021075D"/>
    <w:rsid w:val="0021165A"/>
    <w:rsid w:val="00211BC9"/>
    <w:rsid w:val="002144D6"/>
    <w:rsid w:val="0021620C"/>
    <w:rsid w:val="00216E78"/>
    <w:rsid w:val="00217275"/>
    <w:rsid w:val="002211DD"/>
    <w:rsid w:val="002233C5"/>
    <w:rsid w:val="002245EE"/>
    <w:rsid w:val="00236F4B"/>
    <w:rsid w:val="00242B0D"/>
    <w:rsid w:val="002467C6"/>
    <w:rsid w:val="0024692A"/>
    <w:rsid w:val="0025213C"/>
    <w:rsid w:val="00252BBA"/>
    <w:rsid w:val="00253123"/>
    <w:rsid w:val="0026241C"/>
    <w:rsid w:val="00264001"/>
    <w:rsid w:val="00266354"/>
    <w:rsid w:val="002671B8"/>
    <w:rsid w:val="00267A18"/>
    <w:rsid w:val="00270885"/>
    <w:rsid w:val="00273462"/>
    <w:rsid w:val="0027395B"/>
    <w:rsid w:val="00275854"/>
    <w:rsid w:val="00283B41"/>
    <w:rsid w:val="00285F28"/>
    <w:rsid w:val="00286398"/>
    <w:rsid w:val="002A3C42"/>
    <w:rsid w:val="002A5D75"/>
    <w:rsid w:val="002B1B1A"/>
    <w:rsid w:val="002B7228"/>
    <w:rsid w:val="002C53EE"/>
    <w:rsid w:val="002D24F7"/>
    <w:rsid w:val="002D2799"/>
    <w:rsid w:val="002D2CD7"/>
    <w:rsid w:val="002D4DDC"/>
    <w:rsid w:val="002D4F75"/>
    <w:rsid w:val="002D6493"/>
    <w:rsid w:val="002D7AB6"/>
    <w:rsid w:val="002E06D0"/>
    <w:rsid w:val="002E3C27"/>
    <w:rsid w:val="002E403A"/>
    <w:rsid w:val="002E520D"/>
    <w:rsid w:val="002E7F3A"/>
    <w:rsid w:val="002F4151"/>
    <w:rsid w:val="002F4EDB"/>
    <w:rsid w:val="002F6054"/>
    <w:rsid w:val="00302F55"/>
    <w:rsid w:val="00310E13"/>
    <w:rsid w:val="00312366"/>
    <w:rsid w:val="00315713"/>
    <w:rsid w:val="0031686C"/>
    <w:rsid w:val="00316FE0"/>
    <w:rsid w:val="003204D2"/>
    <w:rsid w:val="0032605E"/>
    <w:rsid w:val="003275D1"/>
    <w:rsid w:val="00330B2A"/>
    <w:rsid w:val="00331E17"/>
    <w:rsid w:val="00333063"/>
    <w:rsid w:val="003408E3"/>
    <w:rsid w:val="00343480"/>
    <w:rsid w:val="00345E89"/>
    <w:rsid w:val="003522A1"/>
    <w:rsid w:val="0035254B"/>
    <w:rsid w:val="00353555"/>
    <w:rsid w:val="003565D4"/>
    <w:rsid w:val="003607FB"/>
    <w:rsid w:val="00360FD5"/>
    <w:rsid w:val="003623B9"/>
    <w:rsid w:val="0036340D"/>
    <w:rsid w:val="003634A5"/>
    <w:rsid w:val="00366868"/>
    <w:rsid w:val="00367506"/>
    <w:rsid w:val="00370085"/>
    <w:rsid w:val="003744A7"/>
    <w:rsid w:val="00376235"/>
    <w:rsid w:val="00381FB6"/>
    <w:rsid w:val="003836D3"/>
    <w:rsid w:val="00383A52"/>
    <w:rsid w:val="00391652"/>
    <w:rsid w:val="003940B4"/>
    <w:rsid w:val="00394195"/>
    <w:rsid w:val="0039507F"/>
    <w:rsid w:val="003A0CA1"/>
    <w:rsid w:val="003A1260"/>
    <w:rsid w:val="003A295F"/>
    <w:rsid w:val="003A41DD"/>
    <w:rsid w:val="003A7033"/>
    <w:rsid w:val="003B47FE"/>
    <w:rsid w:val="003B5673"/>
    <w:rsid w:val="003B6287"/>
    <w:rsid w:val="003B62C9"/>
    <w:rsid w:val="003C7176"/>
    <w:rsid w:val="003D0929"/>
    <w:rsid w:val="003D4729"/>
    <w:rsid w:val="003D5668"/>
    <w:rsid w:val="003D7DD6"/>
    <w:rsid w:val="003E00B2"/>
    <w:rsid w:val="003E5AAF"/>
    <w:rsid w:val="003E600D"/>
    <w:rsid w:val="003E64DF"/>
    <w:rsid w:val="003E6A5D"/>
    <w:rsid w:val="003F193A"/>
    <w:rsid w:val="003F1D64"/>
    <w:rsid w:val="003F2E60"/>
    <w:rsid w:val="003F4207"/>
    <w:rsid w:val="003F4ED8"/>
    <w:rsid w:val="003F5C46"/>
    <w:rsid w:val="003F5FF3"/>
    <w:rsid w:val="003F7CBB"/>
    <w:rsid w:val="003F7D34"/>
    <w:rsid w:val="0040092E"/>
    <w:rsid w:val="004011AF"/>
    <w:rsid w:val="00412C8E"/>
    <w:rsid w:val="0041518D"/>
    <w:rsid w:val="0041597E"/>
    <w:rsid w:val="0042221D"/>
    <w:rsid w:val="0042315F"/>
    <w:rsid w:val="00424DD3"/>
    <w:rsid w:val="004269C5"/>
    <w:rsid w:val="00435939"/>
    <w:rsid w:val="00437CC7"/>
    <w:rsid w:val="00440FAC"/>
    <w:rsid w:val="00442B9C"/>
    <w:rsid w:val="00445EFA"/>
    <w:rsid w:val="0044738A"/>
    <w:rsid w:val="004473D3"/>
    <w:rsid w:val="00447F22"/>
    <w:rsid w:val="00452231"/>
    <w:rsid w:val="00460C13"/>
    <w:rsid w:val="00463228"/>
    <w:rsid w:val="00463782"/>
    <w:rsid w:val="00464D4E"/>
    <w:rsid w:val="004667E0"/>
    <w:rsid w:val="0046760E"/>
    <w:rsid w:val="00470E10"/>
    <w:rsid w:val="0047385F"/>
    <w:rsid w:val="004767DA"/>
    <w:rsid w:val="004777F9"/>
    <w:rsid w:val="00477A97"/>
    <w:rsid w:val="00480995"/>
    <w:rsid w:val="00481343"/>
    <w:rsid w:val="0048171A"/>
    <w:rsid w:val="0048549E"/>
    <w:rsid w:val="004922FD"/>
    <w:rsid w:val="004930C6"/>
    <w:rsid w:val="00493347"/>
    <w:rsid w:val="00496092"/>
    <w:rsid w:val="004A08DB"/>
    <w:rsid w:val="004A25D0"/>
    <w:rsid w:val="004A37E8"/>
    <w:rsid w:val="004A7549"/>
    <w:rsid w:val="004B09D4"/>
    <w:rsid w:val="004B309D"/>
    <w:rsid w:val="004B330A"/>
    <w:rsid w:val="004B7C8E"/>
    <w:rsid w:val="004C3D3C"/>
    <w:rsid w:val="004D0EDC"/>
    <w:rsid w:val="004D1220"/>
    <w:rsid w:val="004D14B3"/>
    <w:rsid w:val="004D1529"/>
    <w:rsid w:val="004D2253"/>
    <w:rsid w:val="004D5514"/>
    <w:rsid w:val="004D56C3"/>
    <w:rsid w:val="004E0338"/>
    <w:rsid w:val="004E4FF3"/>
    <w:rsid w:val="004E56A8"/>
    <w:rsid w:val="004F3B55"/>
    <w:rsid w:val="004F428E"/>
    <w:rsid w:val="004F4E46"/>
    <w:rsid w:val="004F6B7D"/>
    <w:rsid w:val="00500DD0"/>
    <w:rsid w:val="005015F6"/>
    <w:rsid w:val="00502286"/>
    <w:rsid w:val="005030C4"/>
    <w:rsid w:val="005031C5"/>
    <w:rsid w:val="00504FDC"/>
    <w:rsid w:val="005120CC"/>
    <w:rsid w:val="00512B7B"/>
    <w:rsid w:val="00514EA1"/>
    <w:rsid w:val="0051798B"/>
    <w:rsid w:val="00521EBB"/>
    <w:rsid w:val="00521F5A"/>
    <w:rsid w:val="00525E06"/>
    <w:rsid w:val="00526454"/>
    <w:rsid w:val="00527C76"/>
    <w:rsid w:val="00531823"/>
    <w:rsid w:val="00532C90"/>
    <w:rsid w:val="00533543"/>
    <w:rsid w:val="00534ECC"/>
    <w:rsid w:val="0053720D"/>
    <w:rsid w:val="00540EF5"/>
    <w:rsid w:val="00541BF3"/>
    <w:rsid w:val="00541CD3"/>
    <w:rsid w:val="005476FA"/>
    <w:rsid w:val="0055595E"/>
    <w:rsid w:val="00557988"/>
    <w:rsid w:val="00557B56"/>
    <w:rsid w:val="00562C49"/>
    <w:rsid w:val="00562DEF"/>
    <w:rsid w:val="0056321A"/>
    <w:rsid w:val="00563A35"/>
    <w:rsid w:val="00566596"/>
    <w:rsid w:val="00573867"/>
    <w:rsid w:val="005741E9"/>
    <w:rsid w:val="005748CF"/>
    <w:rsid w:val="0057510F"/>
    <w:rsid w:val="00577199"/>
    <w:rsid w:val="00577B7F"/>
    <w:rsid w:val="00584270"/>
    <w:rsid w:val="00584738"/>
    <w:rsid w:val="00587844"/>
    <w:rsid w:val="005920B0"/>
    <w:rsid w:val="0059380D"/>
    <w:rsid w:val="00595A8F"/>
    <w:rsid w:val="005977C2"/>
    <w:rsid w:val="00597BF2"/>
    <w:rsid w:val="005A1F54"/>
    <w:rsid w:val="005A3020"/>
    <w:rsid w:val="005B134E"/>
    <w:rsid w:val="005B2039"/>
    <w:rsid w:val="005B344F"/>
    <w:rsid w:val="005B3FBA"/>
    <w:rsid w:val="005B4A1D"/>
    <w:rsid w:val="005B674D"/>
    <w:rsid w:val="005C056D"/>
    <w:rsid w:val="005C0CBE"/>
    <w:rsid w:val="005C1FCF"/>
    <w:rsid w:val="005C2D19"/>
    <w:rsid w:val="005C3F41"/>
    <w:rsid w:val="005D082D"/>
    <w:rsid w:val="005D1885"/>
    <w:rsid w:val="005D4A38"/>
    <w:rsid w:val="005D5F99"/>
    <w:rsid w:val="005D7C5F"/>
    <w:rsid w:val="005E2EEA"/>
    <w:rsid w:val="005E3708"/>
    <w:rsid w:val="005E3CCD"/>
    <w:rsid w:val="005E3D6B"/>
    <w:rsid w:val="005E5B55"/>
    <w:rsid w:val="005E5E4A"/>
    <w:rsid w:val="005E693D"/>
    <w:rsid w:val="005E6E52"/>
    <w:rsid w:val="005E75BF"/>
    <w:rsid w:val="005F4523"/>
    <w:rsid w:val="005F57BA"/>
    <w:rsid w:val="005F61E6"/>
    <w:rsid w:val="005F6C45"/>
    <w:rsid w:val="00605A69"/>
    <w:rsid w:val="00606C3B"/>
    <w:rsid w:val="00606C54"/>
    <w:rsid w:val="00614375"/>
    <w:rsid w:val="006145D7"/>
    <w:rsid w:val="00615B0A"/>
    <w:rsid w:val="006168CF"/>
    <w:rsid w:val="0062011B"/>
    <w:rsid w:val="00622810"/>
    <w:rsid w:val="00624718"/>
    <w:rsid w:val="00626175"/>
    <w:rsid w:val="00626DE0"/>
    <w:rsid w:val="00630901"/>
    <w:rsid w:val="00631F8E"/>
    <w:rsid w:val="00636EE9"/>
    <w:rsid w:val="00640950"/>
    <w:rsid w:val="00641AE7"/>
    <w:rsid w:val="00642629"/>
    <w:rsid w:val="00646F53"/>
    <w:rsid w:val="0064782B"/>
    <w:rsid w:val="0065293D"/>
    <w:rsid w:val="00653EFC"/>
    <w:rsid w:val="00654021"/>
    <w:rsid w:val="00661045"/>
    <w:rsid w:val="00666DA8"/>
    <w:rsid w:val="00671057"/>
    <w:rsid w:val="0067231F"/>
    <w:rsid w:val="00672F8C"/>
    <w:rsid w:val="00675AAF"/>
    <w:rsid w:val="0068031A"/>
    <w:rsid w:val="00680A1C"/>
    <w:rsid w:val="00681B2F"/>
    <w:rsid w:val="0068335F"/>
    <w:rsid w:val="00683890"/>
    <w:rsid w:val="00687217"/>
    <w:rsid w:val="00692E77"/>
    <w:rsid w:val="00693302"/>
    <w:rsid w:val="0069640B"/>
    <w:rsid w:val="006A0CB1"/>
    <w:rsid w:val="006A1B83"/>
    <w:rsid w:val="006A21CD"/>
    <w:rsid w:val="006A5918"/>
    <w:rsid w:val="006A66B5"/>
    <w:rsid w:val="006B21B2"/>
    <w:rsid w:val="006B4A4A"/>
    <w:rsid w:val="006C19B2"/>
    <w:rsid w:val="006C4409"/>
    <w:rsid w:val="006C554C"/>
    <w:rsid w:val="006C5BB8"/>
    <w:rsid w:val="006C6936"/>
    <w:rsid w:val="006C7B01"/>
    <w:rsid w:val="006D0FE8"/>
    <w:rsid w:val="006D4B2B"/>
    <w:rsid w:val="006D4F3C"/>
    <w:rsid w:val="006D5C66"/>
    <w:rsid w:val="006D7002"/>
    <w:rsid w:val="006E1B3C"/>
    <w:rsid w:val="006E23FB"/>
    <w:rsid w:val="006E325A"/>
    <w:rsid w:val="006E33EC"/>
    <w:rsid w:val="006E3802"/>
    <w:rsid w:val="006E6C02"/>
    <w:rsid w:val="006F14AE"/>
    <w:rsid w:val="006F231A"/>
    <w:rsid w:val="006F6B55"/>
    <w:rsid w:val="006F788D"/>
    <w:rsid w:val="006F78E1"/>
    <w:rsid w:val="00701072"/>
    <w:rsid w:val="00702054"/>
    <w:rsid w:val="007035A4"/>
    <w:rsid w:val="0071174E"/>
    <w:rsid w:val="00711799"/>
    <w:rsid w:val="007118B7"/>
    <w:rsid w:val="00712B78"/>
    <w:rsid w:val="0071393B"/>
    <w:rsid w:val="00713EE2"/>
    <w:rsid w:val="007177FC"/>
    <w:rsid w:val="00720C5E"/>
    <w:rsid w:val="00721701"/>
    <w:rsid w:val="00730E95"/>
    <w:rsid w:val="00731835"/>
    <w:rsid w:val="007341F8"/>
    <w:rsid w:val="00734372"/>
    <w:rsid w:val="00734EB8"/>
    <w:rsid w:val="00735F8B"/>
    <w:rsid w:val="0074090B"/>
    <w:rsid w:val="00742D1F"/>
    <w:rsid w:val="00743EBA"/>
    <w:rsid w:val="00744C8E"/>
    <w:rsid w:val="0074593D"/>
    <w:rsid w:val="0074707E"/>
    <w:rsid w:val="007516DC"/>
    <w:rsid w:val="00752E58"/>
    <w:rsid w:val="00754B80"/>
    <w:rsid w:val="00761918"/>
    <w:rsid w:val="00762F03"/>
    <w:rsid w:val="0076413B"/>
    <w:rsid w:val="007648AE"/>
    <w:rsid w:val="00764BF8"/>
    <w:rsid w:val="0076514D"/>
    <w:rsid w:val="0077331B"/>
    <w:rsid w:val="00773D59"/>
    <w:rsid w:val="00777437"/>
    <w:rsid w:val="00781003"/>
    <w:rsid w:val="007811BA"/>
    <w:rsid w:val="007911FD"/>
    <w:rsid w:val="00793930"/>
    <w:rsid w:val="00793DD1"/>
    <w:rsid w:val="00794FEC"/>
    <w:rsid w:val="00795491"/>
    <w:rsid w:val="007A003E"/>
    <w:rsid w:val="007A1965"/>
    <w:rsid w:val="007A2ED1"/>
    <w:rsid w:val="007A4BE6"/>
    <w:rsid w:val="007A4CC3"/>
    <w:rsid w:val="007B0DC6"/>
    <w:rsid w:val="007B0F01"/>
    <w:rsid w:val="007B1094"/>
    <w:rsid w:val="007B1762"/>
    <w:rsid w:val="007B3320"/>
    <w:rsid w:val="007C02C0"/>
    <w:rsid w:val="007C301F"/>
    <w:rsid w:val="007C4540"/>
    <w:rsid w:val="007C65AF"/>
    <w:rsid w:val="007D04B0"/>
    <w:rsid w:val="007D135D"/>
    <w:rsid w:val="007D26B7"/>
    <w:rsid w:val="007D63C0"/>
    <w:rsid w:val="007D65A7"/>
    <w:rsid w:val="007D730F"/>
    <w:rsid w:val="007D7CD8"/>
    <w:rsid w:val="007E3AA7"/>
    <w:rsid w:val="007F737D"/>
    <w:rsid w:val="0080308E"/>
    <w:rsid w:val="00804D11"/>
    <w:rsid w:val="00805303"/>
    <w:rsid w:val="00806705"/>
    <w:rsid w:val="00806738"/>
    <w:rsid w:val="008216D5"/>
    <w:rsid w:val="008249CE"/>
    <w:rsid w:val="00831A50"/>
    <w:rsid w:val="00831B3C"/>
    <w:rsid w:val="00831C89"/>
    <w:rsid w:val="00832114"/>
    <w:rsid w:val="00833964"/>
    <w:rsid w:val="00834C46"/>
    <w:rsid w:val="008358FA"/>
    <w:rsid w:val="0084093E"/>
    <w:rsid w:val="00841CE1"/>
    <w:rsid w:val="0084665A"/>
    <w:rsid w:val="008473D8"/>
    <w:rsid w:val="00851191"/>
    <w:rsid w:val="008528DC"/>
    <w:rsid w:val="00852B8C"/>
    <w:rsid w:val="00854981"/>
    <w:rsid w:val="00864B2E"/>
    <w:rsid w:val="00865963"/>
    <w:rsid w:val="00871C1D"/>
    <w:rsid w:val="0087450E"/>
    <w:rsid w:val="00875A82"/>
    <w:rsid w:val="00876CA3"/>
    <w:rsid w:val="00877237"/>
    <w:rsid w:val="008772FE"/>
    <w:rsid w:val="008775F1"/>
    <w:rsid w:val="00880461"/>
    <w:rsid w:val="008821AE"/>
    <w:rsid w:val="00883D3A"/>
    <w:rsid w:val="008849DE"/>
    <w:rsid w:val="008854F7"/>
    <w:rsid w:val="00885A9D"/>
    <w:rsid w:val="008929D2"/>
    <w:rsid w:val="00893636"/>
    <w:rsid w:val="00893B94"/>
    <w:rsid w:val="00896E9D"/>
    <w:rsid w:val="00896F11"/>
    <w:rsid w:val="008A1049"/>
    <w:rsid w:val="008A1C98"/>
    <w:rsid w:val="008A322D"/>
    <w:rsid w:val="008A4D72"/>
    <w:rsid w:val="008A6285"/>
    <w:rsid w:val="008A63B2"/>
    <w:rsid w:val="008B345D"/>
    <w:rsid w:val="008C1FC2"/>
    <w:rsid w:val="008C2980"/>
    <w:rsid w:val="008C42A6"/>
    <w:rsid w:val="008C4DD6"/>
    <w:rsid w:val="008C5AFB"/>
    <w:rsid w:val="008C6549"/>
    <w:rsid w:val="008D07FB"/>
    <w:rsid w:val="008D0C02"/>
    <w:rsid w:val="008D357D"/>
    <w:rsid w:val="008D435A"/>
    <w:rsid w:val="008D7FB1"/>
    <w:rsid w:val="008E387B"/>
    <w:rsid w:val="008E6087"/>
    <w:rsid w:val="008E758D"/>
    <w:rsid w:val="008F10A7"/>
    <w:rsid w:val="008F5008"/>
    <w:rsid w:val="008F755D"/>
    <w:rsid w:val="008F7A39"/>
    <w:rsid w:val="009021E8"/>
    <w:rsid w:val="00904677"/>
    <w:rsid w:val="00905EE2"/>
    <w:rsid w:val="00911440"/>
    <w:rsid w:val="00911712"/>
    <w:rsid w:val="00911B27"/>
    <w:rsid w:val="009151C2"/>
    <w:rsid w:val="009170BE"/>
    <w:rsid w:val="00920B55"/>
    <w:rsid w:val="009262C9"/>
    <w:rsid w:val="00930EB9"/>
    <w:rsid w:val="00933DC7"/>
    <w:rsid w:val="009418F4"/>
    <w:rsid w:val="00942BBC"/>
    <w:rsid w:val="00944180"/>
    <w:rsid w:val="00944AA0"/>
    <w:rsid w:val="00947DA2"/>
    <w:rsid w:val="00951177"/>
    <w:rsid w:val="009519B9"/>
    <w:rsid w:val="009665C2"/>
    <w:rsid w:val="009673E8"/>
    <w:rsid w:val="00974DB8"/>
    <w:rsid w:val="00980661"/>
    <w:rsid w:val="0098093B"/>
    <w:rsid w:val="009876D4"/>
    <w:rsid w:val="009914A5"/>
    <w:rsid w:val="0099548E"/>
    <w:rsid w:val="00996456"/>
    <w:rsid w:val="00996A12"/>
    <w:rsid w:val="00997B0F"/>
    <w:rsid w:val="009A0CC3"/>
    <w:rsid w:val="009A1CAD"/>
    <w:rsid w:val="009A3440"/>
    <w:rsid w:val="009A5832"/>
    <w:rsid w:val="009A6838"/>
    <w:rsid w:val="009A72C4"/>
    <w:rsid w:val="009B24B5"/>
    <w:rsid w:val="009B4EBC"/>
    <w:rsid w:val="009B5ABB"/>
    <w:rsid w:val="009B73CE"/>
    <w:rsid w:val="009C03D5"/>
    <w:rsid w:val="009C2461"/>
    <w:rsid w:val="009C5A15"/>
    <w:rsid w:val="009C6FE2"/>
    <w:rsid w:val="009C7674"/>
    <w:rsid w:val="009D004A"/>
    <w:rsid w:val="009D5880"/>
    <w:rsid w:val="009D726A"/>
    <w:rsid w:val="009E1FD4"/>
    <w:rsid w:val="009E2CC2"/>
    <w:rsid w:val="009E3B07"/>
    <w:rsid w:val="009E51D1"/>
    <w:rsid w:val="009E5531"/>
    <w:rsid w:val="009F05C5"/>
    <w:rsid w:val="009F0FBB"/>
    <w:rsid w:val="009F171E"/>
    <w:rsid w:val="009F3D2F"/>
    <w:rsid w:val="009F7052"/>
    <w:rsid w:val="00A020F3"/>
    <w:rsid w:val="00A02668"/>
    <w:rsid w:val="00A02801"/>
    <w:rsid w:val="00A06A39"/>
    <w:rsid w:val="00A07F58"/>
    <w:rsid w:val="00A131CB"/>
    <w:rsid w:val="00A14847"/>
    <w:rsid w:val="00A1500C"/>
    <w:rsid w:val="00A16267"/>
    <w:rsid w:val="00A16D6D"/>
    <w:rsid w:val="00A21383"/>
    <w:rsid w:val="00A2199F"/>
    <w:rsid w:val="00A21B31"/>
    <w:rsid w:val="00A2360E"/>
    <w:rsid w:val="00A26E0C"/>
    <w:rsid w:val="00A32FCB"/>
    <w:rsid w:val="00A34C25"/>
    <w:rsid w:val="00A3507D"/>
    <w:rsid w:val="00A3717A"/>
    <w:rsid w:val="00A4088C"/>
    <w:rsid w:val="00A4456B"/>
    <w:rsid w:val="00A448D4"/>
    <w:rsid w:val="00A452E0"/>
    <w:rsid w:val="00A50554"/>
    <w:rsid w:val="00A506DF"/>
    <w:rsid w:val="00A51EA5"/>
    <w:rsid w:val="00A53742"/>
    <w:rsid w:val="00A557A1"/>
    <w:rsid w:val="00A63059"/>
    <w:rsid w:val="00A63AE3"/>
    <w:rsid w:val="00A651A4"/>
    <w:rsid w:val="00A6754B"/>
    <w:rsid w:val="00A71361"/>
    <w:rsid w:val="00A746E2"/>
    <w:rsid w:val="00A81FF2"/>
    <w:rsid w:val="00A83904"/>
    <w:rsid w:val="00A84716"/>
    <w:rsid w:val="00A907FD"/>
    <w:rsid w:val="00A90A79"/>
    <w:rsid w:val="00A9102F"/>
    <w:rsid w:val="00A91629"/>
    <w:rsid w:val="00A93749"/>
    <w:rsid w:val="00A96B30"/>
    <w:rsid w:val="00AA442D"/>
    <w:rsid w:val="00AA59B5"/>
    <w:rsid w:val="00AA7777"/>
    <w:rsid w:val="00AA7B84"/>
    <w:rsid w:val="00AB31CD"/>
    <w:rsid w:val="00AB6D37"/>
    <w:rsid w:val="00AC0B4C"/>
    <w:rsid w:val="00AC1164"/>
    <w:rsid w:val="00AC1301"/>
    <w:rsid w:val="00AC2296"/>
    <w:rsid w:val="00AC2754"/>
    <w:rsid w:val="00AC48B0"/>
    <w:rsid w:val="00AC4ACD"/>
    <w:rsid w:val="00AC5DFB"/>
    <w:rsid w:val="00AD0566"/>
    <w:rsid w:val="00AD13DC"/>
    <w:rsid w:val="00AD4456"/>
    <w:rsid w:val="00AD6DE2"/>
    <w:rsid w:val="00AE05BC"/>
    <w:rsid w:val="00AE0A40"/>
    <w:rsid w:val="00AE1ED4"/>
    <w:rsid w:val="00AE21E1"/>
    <w:rsid w:val="00AE2F8D"/>
    <w:rsid w:val="00AE3BAE"/>
    <w:rsid w:val="00AE6A21"/>
    <w:rsid w:val="00AF1C8F"/>
    <w:rsid w:val="00AF2B68"/>
    <w:rsid w:val="00AF2C92"/>
    <w:rsid w:val="00AF3EC1"/>
    <w:rsid w:val="00AF5025"/>
    <w:rsid w:val="00AF519F"/>
    <w:rsid w:val="00AF5387"/>
    <w:rsid w:val="00AF55F5"/>
    <w:rsid w:val="00AF7E86"/>
    <w:rsid w:val="00B004E0"/>
    <w:rsid w:val="00B024B9"/>
    <w:rsid w:val="00B077FA"/>
    <w:rsid w:val="00B11266"/>
    <w:rsid w:val="00B127D7"/>
    <w:rsid w:val="00B13B0C"/>
    <w:rsid w:val="00B13F10"/>
    <w:rsid w:val="00B14408"/>
    <w:rsid w:val="00B1453A"/>
    <w:rsid w:val="00B20F82"/>
    <w:rsid w:val="00B23C2E"/>
    <w:rsid w:val="00B257EA"/>
    <w:rsid w:val="00B25BD5"/>
    <w:rsid w:val="00B33B1C"/>
    <w:rsid w:val="00B34079"/>
    <w:rsid w:val="00B351CF"/>
    <w:rsid w:val="00B3793A"/>
    <w:rsid w:val="00B401BA"/>
    <w:rsid w:val="00B407E4"/>
    <w:rsid w:val="00B413F5"/>
    <w:rsid w:val="00B425B6"/>
    <w:rsid w:val="00B42A72"/>
    <w:rsid w:val="00B441AE"/>
    <w:rsid w:val="00B45A65"/>
    <w:rsid w:val="00B45F33"/>
    <w:rsid w:val="00B46D50"/>
    <w:rsid w:val="00B53170"/>
    <w:rsid w:val="00B548B9"/>
    <w:rsid w:val="00B56DBE"/>
    <w:rsid w:val="00B62999"/>
    <w:rsid w:val="00B63BC0"/>
    <w:rsid w:val="00B63BE3"/>
    <w:rsid w:val="00B63DA6"/>
    <w:rsid w:val="00B64885"/>
    <w:rsid w:val="00B64FA3"/>
    <w:rsid w:val="00B66810"/>
    <w:rsid w:val="00B72BE3"/>
    <w:rsid w:val="00B73B80"/>
    <w:rsid w:val="00B770C7"/>
    <w:rsid w:val="00B80F26"/>
    <w:rsid w:val="00B822BD"/>
    <w:rsid w:val="00B842F4"/>
    <w:rsid w:val="00B91A7B"/>
    <w:rsid w:val="00B929DD"/>
    <w:rsid w:val="00B93AF6"/>
    <w:rsid w:val="00B95405"/>
    <w:rsid w:val="00B963F1"/>
    <w:rsid w:val="00BA020A"/>
    <w:rsid w:val="00BA0978"/>
    <w:rsid w:val="00BA144F"/>
    <w:rsid w:val="00BA6511"/>
    <w:rsid w:val="00BB025A"/>
    <w:rsid w:val="00BB02A4"/>
    <w:rsid w:val="00BB1270"/>
    <w:rsid w:val="00BB1E44"/>
    <w:rsid w:val="00BB5267"/>
    <w:rsid w:val="00BB52B8"/>
    <w:rsid w:val="00BB59D8"/>
    <w:rsid w:val="00BB7E69"/>
    <w:rsid w:val="00BC0E51"/>
    <w:rsid w:val="00BC3C1F"/>
    <w:rsid w:val="00BC7CE7"/>
    <w:rsid w:val="00BD295E"/>
    <w:rsid w:val="00BD4210"/>
    <w:rsid w:val="00BD4664"/>
    <w:rsid w:val="00BE01CD"/>
    <w:rsid w:val="00BE1193"/>
    <w:rsid w:val="00BF4849"/>
    <w:rsid w:val="00BF4EA7"/>
    <w:rsid w:val="00BF6525"/>
    <w:rsid w:val="00C00EDB"/>
    <w:rsid w:val="00C02863"/>
    <w:rsid w:val="00C0383A"/>
    <w:rsid w:val="00C04388"/>
    <w:rsid w:val="00C067FF"/>
    <w:rsid w:val="00C12862"/>
    <w:rsid w:val="00C13D28"/>
    <w:rsid w:val="00C14585"/>
    <w:rsid w:val="00C165A0"/>
    <w:rsid w:val="00C216CE"/>
    <w:rsid w:val="00C2184F"/>
    <w:rsid w:val="00C22A78"/>
    <w:rsid w:val="00C23C7E"/>
    <w:rsid w:val="00C246C5"/>
    <w:rsid w:val="00C25A82"/>
    <w:rsid w:val="00C30A2A"/>
    <w:rsid w:val="00C3171B"/>
    <w:rsid w:val="00C33993"/>
    <w:rsid w:val="00C4069E"/>
    <w:rsid w:val="00C41ADC"/>
    <w:rsid w:val="00C44149"/>
    <w:rsid w:val="00C44410"/>
    <w:rsid w:val="00C44A15"/>
    <w:rsid w:val="00C4630A"/>
    <w:rsid w:val="00C51972"/>
    <w:rsid w:val="00C523F0"/>
    <w:rsid w:val="00C526D2"/>
    <w:rsid w:val="00C53A91"/>
    <w:rsid w:val="00C5794E"/>
    <w:rsid w:val="00C60968"/>
    <w:rsid w:val="00C6244F"/>
    <w:rsid w:val="00C63D39"/>
    <w:rsid w:val="00C63EDD"/>
    <w:rsid w:val="00C65B36"/>
    <w:rsid w:val="00C7292E"/>
    <w:rsid w:val="00C74E88"/>
    <w:rsid w:val="00C77246"/>
    <w:rsid w:val="00C80924"/>
    <w:rsid w:val="00C8286B"/>
    <w:rsid w:val="00C92329"/>
    <w:rsid w:val="00C947F8"/>
    <w:rsid w:val="00C9515F"/>
    <w:rsid w:val="00C963C5"/>
    <w:rsid w:val="00CA030C"/>
    <w:rsid w:val="00CA0BF6"/>
    <w:rsid w:val="00CA1F41"/>
    <w:rsid w:val="00CA32EE"/>
    <w:rsid w:val="00CA5771"/>
    <w:rsid w:val="00CA6A1A"/>
    <w:rsid w:val="00CB6985"/>
    <w:rsid w:val="00CC1E75"/>
    <w:rsid w:val="00CC2E0E"/>
    <w:rsid w:val="00CC361C"/>
    <w:rsid w:val="00CC474B"/>
    <w:rsid w:val="00CC658C"/>
    <w:rsid w:val="00CC67BF"/>
    <w:rsid w:val="00CD0843"/>
    <w:rsid w:val="00CD4E31"/>
    <w:rsid w:val="00CD5A78"/>
    <w:rsid w:val="00CD7345"/>
    <w:rsid w:val="00CE372E"/>
    <w:rsid w:val="00CF0A1B"/>
    <w:rsid w:val="00CF19F6"/>
    <w:rsid w:val="00CF2F4F"/>
    <w:rsid w:val="00CF536D"/>
    <w:rsid w:val="00D02E9D"/>
    <w:rsid w:val="00D035C3"/>
    <w:rsid w:val="00D10CB8"/>
    <w:rsid w:val="00D12806"/>
    <w:rsid w:val="00D128D5"/>
    <w:rsid w:val="00D12D44"/>
    <w:rsid w:val="00D15018"/>
    <w:rsid w:val="00D158AC"/>
    <w:rsid w:val="00D16674"/>
    <w:rsid w:val="00D1694C"/>
    <w:rsid w:val="00D20F5E"/>
    <w:rsid w:val="00D21D2B"/>
    <w:rsid w:val="00D23B76"/>
    <w:rsid w:val="00D24B4A"/>
    <w:rsid w:val="00D333AD"/>
    <w:rsid w:val="00D379A3"/>
    <w:rsid w:val="00D45FF3"/>
    <w:rsid w:val="00D47166"/>
    <w:rsid w:val="00D512CF"/>
    <w:rsid w:val="00D528B9"/>
    <w:rsid w:val="00D53186"/>
    <w:rsid w:val="00D5487D"/>
    <w:rsid w:val="00D60140"/>
    <w:rsid w:val="00D6024A"/>
    <w:rsid w:val="00D608B5"/>
    <w:rsid w:val="00D64739"/>
    <w:rsid w:val="00D71F99"/>
    <w:rsid w:val="00D73CA4"/>
    <w:rsid w:val="00D73D71"/>
    <w:rsid w:val="00D74396"/>
    <w:rsid w:val="00D80284"/>
    <w:rsid w:val="00D81F71"/>
    <w:rsid w:val="00D8642D"/>
    <w:rsid w:val="00D90A5E"/>
    <w:rsid w:val="00D91A68"/>
    <w:rsid w:val="00D95A68"/>
    <w:rsid w:val="00D97B43"/>
    <w:rsid w:val="00DA17C7"/>
    <w:rsid w:val="00DA3CD8"/>
    <w:rsid w:val="00DA6A9A"/>
    <w:rsid w:val="00DB1EFD"/>
    <w:rsid w:val="00DB3EAF"/>
    <w:rsid w:val="00DB46C6"/>
    <w:rsid w:val="00DC3203"/>
    <w:rsid w:val="00DC3C99"/>
    <w:rsid w:val="00DC4054"/>
    <w:rsid w:val="00DC52F5"/>
    <w:rsid w:val="00DC5FD0"/>
    <w:rsid w:val="00DD0354"/>
    <w:rsid w:val="00DD0EA9"/>
    <w:rsid w:val="00DD27D7"/>
    <w:rsid w:val="00DD458C"/>
    <w:rsid w:val="00DD72E9"/>
    <w:rsid w:val="00DD7605"/>
    <w:rsid w:val="00DD78BD"/>
    <w:rsid w:val="00DE2020"/>
    <w:rsid w:val="00DE3476"/>
    <w:rsid w:val="00DE7BEA"/>
    <w:rsid w:val="00DF1770"/>
    <w:rsid w:val="00DF5B84"/>
    <w:rsid w:val="00DF6D5B"/>
    <w:rsid w:val="00DF771B"/>
    <w:rsid w:val="00DF7EE2"/>
    <w:rsid w:val="00E01BAA"/>
    <w:rsid w:val="00E0282A"/>
    <w:rsid w:val="00E02F9B"/>
    <w:rsid w:val="00E07E14"/>
    <w:rsid w:val="00E14F94"/>
    <w:rsid w:val="00E17336"/>
    <w:rsid w:val="00E17D15"/>
    <w:rsid w:val="00E2219A"/>
    <w:rsid w:val="00E22B95"/>
    <w:rsid w:val="00E30331"/>
    <w:rsid w:val="00E30BB8"/>
    <w:rsid w:val="00E31F9C"/>
    <w:rsid w:val="00E40488"/>
    <w:rsid w:val="00E50367"/>
    <w:rsid w:val="00E51ABA"/>
    <w:rsid w:val="00E524CB"/>
    <w:rsid w:val="00E563C7"/>
    <w:rsid w:val="00E65456"/>
    <w:rsid w:val="00E65A91"/>
    <w:rsid w:val="00E66188"/>
    <w:rsid w:val="00E664FB"/>
    <w:rsid w:val="00E672F0"/>
    <w:rsid w:val="00E70373"/>
    <w:rsid w:val="00E72E40"/>
    <w:rsid w:val="00E73665"/>
    <w:rsid w:val="00E73999"/>
    <w:rsid w:val="00E73BDC"/>
    <w:rsid w:val="00E73E9E"/>
    <w:rsid w:val="00E81660"/>
    <w:rsid w:val="00E81AAD"/>
    <w:rsid w:val="00E854FE"/>
    <w:rsid w:val="00E906CC"/>
    <w:rsid w:val="00E939A0"/>
    <w:rsid w:val="00E97E4E"/>
    <w:rsid w:val="00EA1CC2"/>
    <w:rsid w:val="00EA2D76"/>
    <w:rsid w:val="00EA4644"/>
    <w:rsid w:val="00EA758A"/>
    <w:rsid w:val="00EB096F"/>
    <w:rsid w:val="00EB199F"/>
    <w:rsid w:val="00EB21A4"/>
    <w:rsid w:val="00EB27C4"/>
    <w:rsid w:val="00EB5387"/>
    <w:rsid w:val="00EB5C10"/>
    <w:rsid w:val="00EB69B9"/>
    <w:rsid w:val="00EB7322"/>
    <w:rsid w:val="00EC0FE9"/>
    <w:rsid w:val="00EC13DF"/>
    <w:rsid w:val="00EC198B"/>
    <w:rsid w:val="00EC426D"/>
    <w:rsid w:val="00EC571B"/>
    <w:rsid w:val="00EC57D7"/>
    <w:rsid w:val="00EC6385"/>
    <w:rsid w:val="00ED1DE9"/>
    <w:rsid w:val="00ED23D4"/>
    <w:rsid w:val="00ED4A65"/>
    <w:rsid w:val="00ED5E0B"/>
    <w:rsid w:val="00EE37B6"/>
    <w:rsid w:val="00EE5EA3"/>
    <w:rsid w:val="00EF0F45"/>
    <w:rsid w:val="00EF5D7C"/>
    <w:rsid w:val="00EF7463"/>
    <w:rsid w:val="00EF7971"/>
    <w:rsid w:val="00F002EF"/>
    <w:rsid w:val="00F01EE9"/>
    <w:rsid w:val="00F04900"/>
    <w:rsid w:val="00F065A4"/>
    <w:rsid w:val="00F06E0F"/>
    <w:rsid w:val="00F126B9"/>
    <w:rsid w:val="00F12715"/>
    <w:rsid w:val="00F144D5"/>
    <w:rsid w:val="00F146F0"/>
    <w:rsid w:val="00F15039"/>
    <w:rsid w:val="00F20FF3"/>
    <w:rsid w:val="00F2190B"/>
    <w:rsid w:val="00F228B5"/>
    <w:rsid w:val="00F2389C"/>
    <w:rsid w:val="00F25C67"/>
    <w:rsid w:val="00F30DFF"/>
    <w:rsid w:val="00F32B80"/>
    <w:rsid w:val="00F340EB"/>
    <w:rsid w:val="00F35285"/>
    <w:rsid w:val="00F43B9D"/>
    <w:rsid w:val="00F44D5E"/>
    <w:rsid w:val="00F530DD"/>
    <w:rsid w:val="00F53A35"/>
    <w:rsid w:val="00F55A3D"/>
    <w:rsid w:val="00F567AC"/>
    <w:rsid w:val="00F5744B"/>
    <w:rsid w:val="00F61209"/>
    <w:rsid w:val="00F6259E"/>
    <w:rsid w:val="00F62FF2"/>
    <w:rsid w:val="00F659D9"/>
    <w:rsid w:val="00F65DD4"/>
    <w:rsid w:val="00F672B2"/>
    <w:rsid w:val="00F724A6"/>
    <w:rsid w:val="00F83973"/>
    <w:rsid w:val="00F87FA3"/>
    <w:rsid w:val="00F93D8C"/>
    <w:rsid w:val="00FA153B"/>
    <w:rsid w:val="00FA3102"/>
    <w:rsid w:val="00FA48D4"/>
    <w:rsid w:val="00FA54FA"/>
    <w:rsid w:val="00FA6D39"/>
    <w:rsid w:val="00FB227E"/>
    <w:rsid w:val="00FB3D61"/>
    <w:rsid w:val="00FB44CE"/>
    <w:rsid w:val="00FB5009"/>
    <w:rsid w:val="00FB76AB"/>
    <w:rsid w:val="00FC3A1C"/>
    <w:rsid w:val="00FD03FE"/>
    <w:rsid w:val="00FD126E"/>
    <w:rsid w:val="00FD3C36"/>
    <w:rsid w:val="00FD4D81"/>
    <w:rsid w:val="00FD7498"/>
    <w:rsid w:val="00FD7FB3"/>
    <w:rsid w:val="00FE4713"/>
    <w:rsid w:val="00FF1E7A"/>
    <w:rsid w:val="00FF1F44"/>
    <w:rsid w:val="00FF225E"/>
    <w:rsid w:val="00FF363E"/>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F7A5F"/>
  <w14:defaultImageDpi w14:val="330"/>
  <w15:docId w15:val="{96ED3D74-9C53-3F48-A2BE-8DFE8D50D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96F"/>
    <w:pPr>
      <w:spacing w:line="480" w:lineRule="auto"/>
    </w:pPr>
    <w:rPr>
      <w:sz w:val="24"/>
      <w:szCs w:val="24"/>
    </w:rPr>
  </w:style>
  <w:style w:type="paragraph" w:styleId="Heading1">
    <w:name w:val="heading 1"/>
    <w:basedOn w:val="Normal"/>
    <w:next w:val="Paragraph"/>
    <w:link w:val="Heading1Char"/>
    <w:uiPriority w:val="9"/>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uiPriority w:val="9"/>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CommentReference">
    <w:name w:val="annotation reference"/>
    <w:basedOn w:val="DefaultParagraphFont"/>
    <w:uiPriority w:val="99"/>
    <w:semiHidden/>
    <w:unhideWhenUsed/>
    <w:rsid w:val="00BA0978"/>
    <w:rPr>
      <w:sz w:val="16"/>
      <w:szCs w:val="16"/>
    </w:rPr>
  </w:style>
  <w:style w:type="character" w:styleId="PlaceholderText">
    <w:name w:val="Placeholder Text"/>
    <w:basedOn w:val="DefaultParagraphFont"/>
    <w:semiHidden/>
    <w:rsid w:val="00097A32"/>
    <w:rPr>
      <w:color w:val="808080"/>
    </w:rPr>
  </w:style>
  <w:style w:type="table" w:styleId="PlainTable4">
    <w:name w:val="Plain Table 4"/>
    <w:basedOn w:val="TableNormal"/>
    <w:uiPriority w:val="44"/>
    <w:rsid w:val="00A84716"/>
    <w:rPr>
      <w:rFonts w:asciiTheme="minorHAnsi" w:eastAsiaTheme="minorHAnsi" w:hAnsiTheme="minorHAnsi" w:cstheme="minorBidi"/>
      <w:sz w:val="24"/>
      <w:szCs w:val="24"/>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1D6354"/>
    <w:rPr>
      <w:rFonts w:asciiTheme="minorHAnsi" w:eastAsiaTheme="minorHAnsi" w:hAnsiTheme="minorHAnsi" w:cstheme="minorBid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nhideWhenUsed/>
    <w:rsid w:val="001D6354"/>
  </w:style>
  <w:style w:type="paragraph" w:styleId="CommentText">
    <w:name w:val="annotation text"/>
    <w:basedOn w:val="Normal"/>
    <w:link w:val="CommentTextChar"/>
    <w:semiHidden/>
    <w:unhideWhenUsed/>
    <w:rsid w:val="00DC4054"/>
    <w:pPr>
      <w:spacing w:line="240" w:lineRule="auto"/>
    </w:pPr>
    <w:rPr>
      <w:sz w:val="20"/>
      <w:szCs w:val="20"/>
    </w:rPr>
  </w:style>
  <w:style w:type="character" w:customStyle="1" w:styleId="CommentTextChar">
    <w:name w:val="Comment Text Char"/>
    <w:basedOn w:val="DefaultParagraphFont"/>
    <w:link w:val="CommentText"/>
    <w:semiHidden/>
    <w:rsid w:val="00DC4054"/>
  </w:style>
  <w:style w:type="paragraph" w:styleId="CommentSubject">
    <w:name w:val="annotation subject"/>
    <w:basedOn w:val="CommentText"/>
    <w:next w:val="CommentText"/>
    <w:link w:val="CommentSubjectChar"/>
    <w:semiHidden/>
    <w:unhideWhenUsed/>
    <w:rsid w:val="00DC4054"/>
    <w:rPr>
      <w:b/>
      <w:bCs/>
    </w:rPr>
  </w:style>
  <w:style w:type="character" w:customStyle="1" w:styleId="CommentSubjectChar">
    <w:name w:val="Comment Subject Char"/>
    <w:basedOn w:val="CommentTextChar"/>
    <w:link w:val="CommentSubject"/>
    <w:semiHidden/>
    <w:rsid w:val="00DC4054"/>
    <w:rPr>
      <w:b/>
      <w:bCs/>
    </w:rPr>
  </w:style>
  <w:style w:type="paragraph" w:styleId="Revision">
    <w:name w:val="Revision"/>
    <w:hidden/>
    <w:semiHidden/>
    <w:rsid w:val="003E00B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142800">
      <w:bodyDiv w:val="1"/>
      <w:marLeft w:val="0"/>
      <w:marRight w:val="0"/>
      <w:marTop w:val="0"/>
      <w:marBottom w:val="0"/>
      <w:divBdr>
        <w:top w:val="none" w:sz="0" w:space="0" w:color="auto"/>
        <w:left w:val="none" w:sz="0" w:space="0" w:color="auto"/>
        <w:bottom w:val="none" w:sz="0" w:space="0" w:color="auto"/>
        <w:right w:val="none" w:sz="0" w:space="0" w:color="auto"/>
      </w:divBdr>
    </w:div>
    <w:div w:id="186480536">
      <w:bodyDiv w:val="1"/>
      <w:marLeft w:val="0"/>
      <w:marRight w:val="0"/>
      <w:marTop w:val="0"/>
      <w:marBottom w:val="0"/>
      <w:divBdr>
        <w:top w:val="none" w:sz="0" w:space="0" w:color="auto"/>
        <w:left w:val="none" w:sz="0" w:space="0" w:color="auto"/>
        <w:bottom w:val="none" w:sz="0" w:space="0" w:color="auto"/>
        <w:right w:val="none" w:sz="0" w:space="0" w:color="auto"/>
      </w:divBdr>
    </w:div>
    <w:div w:id="528224510">
      <w:bodyDiv w:val="1"/>
      <w:marLeft w:val="0"/>
      <w:marRight w:val="0"/>
      <w:marTop w:val="0"/>
      <w:marBottom w:val="0"/>
      <w:divBdr>
        <w:top w:val="none" w:sz="0" w:space="0" w:color="auto"/>
        <w:left w:val="none" w:sz="0" w:space="0" w:color="auto"/>
        <w:bottom w:val="none" w:sz="0" w:space="0" w:color="auto"/>
        <w:right w:val="none" w:sz="0" w:space="0" w:color="auto"/>
      </w:divBdr>
    </w:div>
    <w:div w:id="532037049">
      <w:bodyDiv w:val="1"/>
      <w:marLeft w:val="0"/>
      <w:marRight w:val="0"/>
      <w:marTop w:val="0"/>
      <w:marBottom w:val="0"/>
      <w:divBdr>
        <w:top w:val="none" w:sz="0" w:space="0" w:color="auto"/>
        <w:left w:val="none" w:sz="0" w:space="0" w:color="auto"/>
        <w:bottom w:val="none" w:sz="0" w:space="0" w:color="auto"/>
        <w:right w:val="none" w:sz="0" w:space="0" w:color="auto"/>
      </w:divBdr>
    </w:div>
    <w:div w:id="594243181">
      <w:bodyDiv w:val="1"/>
      <w:marLeft w:val="0"/>
      <w:marRight w:val="0"/>
      <w:marTop w:val="0"/>
      <w:marBottom w:val="0"/>
      <w:divBdr>
        <w:top w:val="none" w:sz="0" w:space="0" w:color="auto"/>
        <w:left w:val="none" w:sz="0" w:space="0" w:color="auto"/>
        <w:bottom w:val="none" w:sz="0" w:space="0" w:color="auto"/>
        <w:right w:val="none" w:sz="0" w:space="0" w:color="auto"/>
      </w:divBdr>
    </w:div>
    <w:div w:id="835074407">
      <w:bodyDiv w:val="1"/>
      <w:marLeft w:val="0"/>
      <w:marRight w:val="0"/>
      <w:marTop w:val="0"/>
      <w:marBottom w:val="0"/>
      <w:divBdr>
        <w:top w:val="none" w:sz="0" w:space="0" w:color="auto"/>
        <w:left w:val="none" w:sz="0" w:space="0" w:color="auto"/>
        <w:bottom w:val="none" w:sz="0" w:space="0" w:color="auto"/>
        <w:right w:val="none" w:sz="0" w:space="0" w:color="auto"/>
      </w:divBdr>
    </w:div>
    <w:div w:id="908274712">
      <w:bodyDiv w:val="1"/>
      <w:marLeft w:val="0"/>
      <w:marRight w:val="0"/>
      <w:marTop w:val="0"/>
      <w:marBottom w:val="0"/>
      <w:divBdr>
        <w:top w:val="none" w:sz="0" w:space="0" w:color="auto"/>
        <w:left w:val="none" w:sz="0" w:space="0" w:color="auto"/>
        <w:bottom w:val="none" w:sz="0" w:space="0" w:color="auto"/>
        <w:right w:val="none" w:sz="0" w:space="0" w:color="auto"/>
      </w:divBdr>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958416637">
      <w:bodyDiv w:val="1"/>
      <w:marLeft w:val="0"/>
      <w:marRight w:val="0"/>
      <w:marTop w:val="0"/>
      <w:marBottom w:val="0"/>
      <w:divBdr>
        <w:top w:val="none" w:sz="0" w:space="0" w:color="auto"/>
        <w:left w:val="none" w:sz="0" w:space="0" w:color="auto"/>
        <w:bottom w:val="none" w:sz="0" w:space="0" w:color="auto"/>
        <w:right w:val="none" w:sz="0" w:space="0" w:color="auto"/>
      </w:divBdr>
    </w:div>
    <w:div w:id="1161461560">
      <w:bodyDiv w:val="1"/>
      <w:marLeft w:val="0"/>
      <w:marRight w:val="0"/>
      <w:marTop w:val="0"/>
      <w:marBottom w:val="0"/>
      <w:divBdr>
        <w:top w:val="none" w:sz="0" w:space="0" w:color="auto"/>
        <w:left w:val="none" w:sz="0" w:space="0" w:color="auto"/>
        <w:bottom w:val="none" w:sz="0" w:space="0" w:color="auto"/>
        <w:right w:val="none" w:sz="0" w:space="0" w:color="auto"/>
      </w:divBdr>
    </w:div>
    <w:div w:id="1266689975">
      <w:bodyDiv w:val="1"/>
      <w:marLeft w:val="0"/>
      <w:marRight w:val="0"/>
      <w:marTop w:val="0"/>
      <w:marBottom w:val="0"/>
      <w:divBdr>
        <w:top w:val="none" w:sz="0" w:space="0" w:color="auto"/>
        <w:left w:val="none" w:sz="0" w:space="0" w:color="auto"/>
        <w:bottom w:val="none" w:sz="0" w:space="0" w:color="auto"/>
        <w:right w:val="none" w:sz="0" w:space="0" w:color="auto"/>
      </w:divBdr>
    </w:div>
    <w:div w:id="1332098432">
      <w:bodyDiv w:val="1"/>
      <w:marLeft w:val="0"/>
      <w:marRight w:val="0"/>
      <w:marTop w:val="0"/>
      <w:marBottom w:val="0"/>
      <w:divBdr>
        <w:top w:val="none" w:sz="0" w:space="0" w:color="auto"/>
        <w:left w:val="none" w:sz="0" w:space="0" w:color="auto"/>
        <w:bottom w:val="none" w:sz="0" w:space="0" w:color="auto"/>
        <w:right w:val="none" w:sz="0" w:space="0" w:color="auto"/>
      </w:divBdr>
    </w:div>
    <w:div w:id="1351177776">
      <w:bodyDiv w:val="1"/>
      <w:marLeft w:val="0"/>
      <w:marRight w:val="0"/>
      <w:marTop w:val="0"/>
      <w:marBottom w:val="0"/>
      <w:divBdr>
        <w:top w:val="none" w:sz="0" w:space="0" w:color="auto"/>
        <w:left w:val="none" w:sz="0" w:space="0" w:color="auto"/>
        <w:bottom w:val="none" w:sz="0" w:space="0" w:color="auto"/>
        <w:right w:val="none" w:sz="0" w:space="0" w:color="auto"/>
      </w:divBdr>
    </w:div>
    <w:div w:id="1431730591">
      <w:bodyDiv w:val="1"/>
      <w:marLeft w:val="0"/>
      <w:marRight w:val="0"/>
      <w:marTop w:val="0"/>
      <w:marBottom w:val="0"/>
      <w:divBdr>
        <w:top w:val="none" w:sz="0" w:space="0" w:color="auto"/>
        <w:left w:val="none" w:sz="0" w:space="0" w:color="auto"/>
        <w:bottom w:val="none" w:sz="0" w:space="0" w:color="auto"/>
        <w:right w:val="none" w:sz="0" w:space="0" w:color="auto"/>
      </w:divBdr>
    </w:div>
    <w:div w:id="1444374648">
      <w:bodyDiv w:val="1"/>
      <w:marLeft w:val="0"/>
      <w:marRight w:val="0"/>
      <w:marTop w:val="0"/>
      <w:marBottom w:val="0"/>
      <w:divBdr>
        <w:top w:val="none" w:sz="0" w:space="0" w:color="auto"/>
        <w:left w:val="none" w:sz="0" w:space="0" w:color="auto"/>
        <w:bottom w:val="none" w:sz="0" w:space="0" w:color="auto"/>
        <w:right w:val="none" w:sz="0" w:space="0" w:color="auto"/>
      </w:divBdr>
    </w:div>
    <w:div w:id="1545678724">
      <w:bodyDiv w:val="1"/>
      <w:marLeft w:val="0"/>
      <w:marRight w:val="0"/>
      <w:marTop w:val="0"/>
      <w:marBottom w:val="0"/>
      <w:divBdr>
        <w:top w:val="none" w:sz="0" w:space="0" w:color="auto"/>
        <w:left w:val="none" w:sz="0" w:space="0" w:color="auto"/>
        <w:bottom w:val="none" w:sz="0" w:space="0" w:color="auto"/>
        <w:right w:val="none" w:sz="0" w:space="0" w:color="auto"/>
      </w:divBdr>
    </w:div>
    <w:div w:id="1645429791">
      <w:bodyDiv w:val="1"/>
      <w:marLeft w:val="0"/>
      <w:marRight w:val="0"/>
      <w:marTop w:val="0"/>
      <w:marBottom w:val="0"/>
      <w:divBdr>
        <w:top w:val="none" w:sz="0" w:space="0" w:color="auto"/>
        <w:left w:val="none" w:sz="0" w:space="0" w:color="auto"/>
        <w:bottom w:val="none" w:sz="0" w:space="0" w:color="auto"/>
        <w:right w:val="none" w:sz="0" w:space="0" w:color="auto"/>
      </w:divBdr>
    </w:div>
    <w:div w:id="213682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omponir/Downloads/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Don12</b:Tag>
    <b:SourceType>JournalArticle</b:SourceType>
    <b:Guid>{EC3819F3-505C-AA4F-987D-E664F3E0DAA1}</b:Guid>
    <b:Title>Correcting Two-Sample z and t Tests for Correlation: An Alternative to One-Sample Tests on Difference Scores</b:Title>
    <b:Year>2012</b:Year>
    <b:JournalName>Psicológica</b:JournalName>
    <b:Pages>391-418</b:Pages>
    <b:Author>
      <b:Author>
        <b:NameList>
          <b:Person>
            <b:Last>Zimmerman</b:Last>
            <b:Middle>W.</b:Middle>
            <b:First>Donald</b:First>
          </b:Person>
        </b:NameList>
      </b:Author>
    </b:Author>
    <b:Volume>33</b:Volume>
    <b:RefOrder>1</b:RefOrder>
  </b:Source>
  <b:Source>
    <b:Tag>Guo17</b:Tag>
    <b:SourceType>JournalArticle</b:SourceType>
    <b:Guid>{0C2D8442-BF44-A446-A472-8C2900A9AAEE}</b:Guid>
    <b:Title>A comparative review of methods for comparing means using partially paired data</b:Title>
    <b:JournalName>Statistical Methods in Medical Research</b:JournalName>
    <b:Year>2017</b:Year>
    <b:Pages>1323–1340</b:Pages>
    <b:Author>
      <b:Author>
        <b:NameList>
          <b:Person>
            <b:Last>Guo</b:Last>
            <b:First>Beibei</b:First>
          </b:Person>
          <b:Person>
            <b:Last>Yuan</b:Last>
            <b:First>Ying</b:First>
          </b:Person>
        </b:NameList>
      </b:Author>
    </b:Author>
    <b:Volume>26</b:Volume>
    <b:Issue>3</b:Issue>
    <b:RefOrder>2</b:RefOrder>
  </b:Source>
  <b:Source>
    <b:Tag>Lin74</b:Tag>
    <b:SourceType>JournalArticle</b:SourceType>
    <b:Guid>{8F8ED8C5-E87D-C541-BDA3-9D075A514A8C}</b:Guid>
    <b:Title>On difference of means with incomplete data</b:Title>
    <b:JournalName>Biometrika</b:JournalName>
    <b:Year>1974</b:Year>
    <b:Pages>325-334</b:Pages>
    <b:Volume>61</b:Volume>
    <b:Issue>2</b:Issue>
    <b:Author>
      <b:Author>
        <b:NameList>
          <b:Person>
            <b:Last>Lin</b:Last>
            <b:First>Pi-erh</b:First>
          </b:Person>
          <b:Person>
            <b:Last>Stivers</b:Last>
            <b:Middle>E.</b:Middle>
            <b:First>Lawrence</b:First>
          </b:Person>
        </b:NameList>
      </b:Author>
    </b:Author>
    <b:RefOrder>3</b:RefOrder>
  </b:Source>
  <b:Source>
    <b:Tag>Sam14</b:Tag>
    <b:SourceType>JournalArticle</b:SourceType>
    <b:Guid>{08888463-97CF-3741-88CD-234516DD16CC}</b:Guid>
    <b:Title>Notes on two sample tests for partially correlated (paired) data</b:Title>
    <b:JournalName>Journal of Applied Statistics</b:JournalName>
    <b:Year>2014</b:Year>
    <b:Pages>109-117</b:Pages>
    <b:Author>
      <b:Author>
        <b:NameList>
          <b:Person>
            <b:Last>Samawi</b:Last>
            <b:Middle>M.</b:Middle>
            <b:First>Hani</b:First>
          </b:Person>
          <b:Person>
            <b:Last>Vogel</b:Last>
            <b:First>Robert</b:First>
          </b:Person>
        </b:NameList>
      </b:Author>
    </b:Author>
    <b:Volume>41</b:Volume>
    <b:Issue>1</b:Issue>
    <b:RefOrder>4</b:RefOrder>
  </b:Source>
  <b:Source>
    <b:Tag>Fos12</b:Tag>
    <b:SourceType>JournalArticle</b:SourceType>
    <b:Guid>{F2DB0349-0F32-4044-807F-27C41C2D75CE}</b:Guid>
    <b:Title>Estimating the Correlation in Bivariate Normal Data With Known Variances and Small Sample Sizes</b:Title>
    <b:JournalName>The American Statistician</b:JournalName>
    <b:Year>2012</b:Year>
    <b:Pages>34-41</b:Pages>
    <b:Author>
      <b:Author>
        <b:NameList>
          <b:Person>
            <b:Last>Fosdick</b:Last>
            <b:Middle>K.</b:Middle>
            <b:First>Bailey</b:First>
          </b:Person>
          <b:Person>
            <b:Last>Raftery</b:Last>
            <b:Middle>E.</b:Middle>
            <b:First>Adrian</b:First>
          </b:Person>
        </b:NameList>
      </b:Author>
    </b:Author>
    <b:Volume>66</b:Volume>
    <b:Issue>1</b:Issue>
    <b:RefOrder>5</b:RefOrder>
  </b:Source>
  <b:Source>
    <b:Tag>Dem77</b:Tag>
    <b:SourceType>JournalArticle</b:SourceType>
    <b:Guid>{CB4D71DD-9E92-7A44-8FA7-5168E3A22A97}</b:Guid>
    <b:Title>Maximum Likelihood from Incomplete Data via the EM Algorithm</b:Title>
    <b:JournalName>Journal of the Royal Statistical Society Series B</b:JournalName>
    <b:Year>1977</b:Year>
    <b:Pages>1-38</b:Pages>
    <b:Volume>39</b:Volume>
    <b:Issue>1</b:Issue>
    <b:Author>
      <b:Author>
        <b:NameList>
          <b:Person>
            <b:Last>Dempster</b:Last>
            <b:Middle>P.</b:Middle>
            <b:First>A.</b:First>
          </b:Person>
          <b:Person>
            <b:Last>Laird</b:Last>
            <b:Middle>M.</b:Middle>
            <b:First>N.</b:First>
          </b:Person>
          <b:Person>
            <b:Last>Rubin</b:Last>
            <b:Middle>B.</b:Middle>
            <b:First>D.</b:First>
          </b:Person>
        </b:NameList>
      </b:Author>
    </b:Author>
    <b:RefOrder>6</b:RefOrder>
  </b:Source>
  <b:Source>
    <b:Tag>Ram80</b:Tag>
    <b:SourceType>JournalArticle</b:SourceType>
    <b:Guid>{E37EDF4F-2B28-0743-9530-8CFBFABC660E}</b:Guid>
    <b:Title>Maximum Likelihood Estimates for a Bivariate Normal Distribution with missing data</b:Title>
    <b:JournalName>The Annals of Statistics</b:JournalName>
    <b:Year>1980</b:Year>
    <b:Pages>687-692</b:Pages>
    <b:Author>
      <b:Author>
        <b:NameList>
          <b:Person>
            <b:Last>Dahiya</b:Last>
            <b:First>Ram</b:First>
            <b:Middle>C.</b:Middle>
          </b:Person>
          <b:Person>
            <b:Last>Korwar</b:Last>
            <b:First>Ramesh</b:First>
            <b:Middle>M.</b:Middle>
          </b:Person>
        </b:NameList>
      </b:Author>
    </b:Author>
    <b:Volume>8</b:Volume>
    <b:Issue>3</b:Issue>
    <b:RefOrder>7</b:RefOrder>
  </b:Source>
  <b:Source>
    <b:Tag>Joh13</b:Tag>
    <b:SourceType>JournalArticle</b:SourceType>
    <b:Guid>{779A3608-7BE0-6E42-93CB-D644EDDF2943}</b:Guid>
    <b:Title>Bayesian Estimation Supersedes the t Test</b:Title>
    <b:JournalName>Journal of Experimental Psychology: General</b:JournalName>
    <b:Year>2013</b:Year>
    <b:Pages>573-603</b:Pages>
    <b:Author>
      <b:Author>
        <b:NameList>
          <b:Person>
            <b:Last>Kruschke</b:Last>
            <b:First>John</b:First>
            <b:Middle>K.</b:Middle>
          </b:Person>
        </b:NameList>
      </b:Author>
    </b:Author>
    <b:Volume>142</b:Volume>
    <b:Issue>2</b:Issue>
    <b:RefOrder>8</b:RefOrder>
  </b:Source>
</b:Sources>
</file>

<file path=customXml/itemProps1.xml><?xml version="1.0" encoding="utf-8"?>
<ds:datastoreItem xmlns:ds="http://schemas.openxmlformats.org/officeDocument/2006/customXml" ds:itemID="{76616B39-F1F8-044E-B09D-A51645D80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218</TotalTime>
  <Pages>29</Pages>
  <Words>5781</Words>
  <Characters>32958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38662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Microsoft Office User</dc:creator>
  <cp:lastModifiedBy>Pomponio, Raymond</cp:lastModifiedBy>
  <cp:revision>187</cp:revision>
  <cp:lastPrinted>2011-07-22T14:54:00Z</cp:lastPrinted>
  <dcterms:created xsi:type="dcterms:W3CDTF">2023-02-26T22:45:00Z</dcterms:created>
  <dcterms:modified xsi:type="dcterms:W3CDTF">2023-03-10T16:55:00Z</dcterms:modified>
</cp:coreProperties>
</file>